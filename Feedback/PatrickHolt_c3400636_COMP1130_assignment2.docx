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2164407"/>
        <w:docPartObj>
          <w:docPartGallery w:val="Cover Pages"/>
          <w:docPartUnique/>
        </w:docPartObj>
      </w:sdtPr>
      <w:sdtContent>
        <w:p w14:paraId="4F4D2C9B" w14:textId="150F246F" w:rsidR="00692769" w:rsidRDefault="00692769">
          <w:r>
            <w:rPr>
              <w:noProof/>
              <w:lang w:eastAsia="en-AU"/>
            </w:rPr>
            <mc:AlternateContent>
              <mc:Choice Requires="wps">
                <w:drawing>
                  <wp:anchor distT="0" distB="0" distL="114300" distR="114300" simplePos="0" relativeHeight="251658240" behindDoc="0" locked="0" layoutInCell="1" allowOverlap="1" wp14:anchorId="65DFB4F4" wp14:editId="522DE6E8">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lang w:val="en-AU"/>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4898C4CD" w14:textId="15B23336" w:rsidR="00692769" w:rsidRPr="00692769" w:rsidRDefault="00692769">
                                    <w:pPr>
                                      <w:pStyle w:val="Title"/>
                                      <w:jc w:val="right"/>
                                      <w:rPr>
                                        <w:caps/>
                                        <w:color w:val="FFFFFF" w:themeColor="background1"/>
                                        <w:sz w:val="80"/>
                                        <w:szCs w:val="80"/>
                                        <w:lang w:val="en-AU"/>
                                      </w:rPr>
                                    </w:pPr>
                                    <w:r w:rsidRPr="00692769">
                                      <w:rPr>
                                        <w:caps/>
                                        <w:color w:val="FFFFFF" w:themeColor="background1"/>
                                        <w:sz w:val="80"/>
                                        <w:szCs w:val="80"/>
                                        <w:lang w:val="en-AU"/>
                                      </w:rPr>
                                      <w:t>SDS Resource Management Database Design Pro</w:t>
                                    </w:r>
                                    <w:r>
                                      <w:rPr>
                                        <w:caps/>
                                        <w:color w:val="FFFFFF" w:themeColor="background1"/>
                                        <w:sz w:val="80"/>
                                        <w:szCs w:val="80"/>
                                        <w:lang w:val="en-AU"/>
                                      </w:rPr>
                                      <w:t>ject</w:t>
                                    </w:r>
                                  </w:p>
                                </w:sdtContent>
                              </w:sdt>
                              <w:p w14:paraId="27C2BF32" w14:textId="77777777" w:rsidR="00692769" w:rsidRPr="00692769" w:rsidRDefault="00692769">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752DA904" w14:textId="5B60AFB5" w:rsidR="00692769" w:rsidRDefault="0053363C">
                                    <w:pPr>
                                      <w:spacing w:before="240"/>
                                      <w:ind w:left="1008"/>
                                      <w:jc w:val="right"/>
                                      <w:rPr>
                                        <w:color w:val="FFFFFF" w:themeColor="background1"/>
                                      </w:rPr>
                                    </w:pPr>
                                    <w:r>
                                      <w:rPr>
                                        <w:color w:val="FFFFFF" w:themeColor="background1"/>
                                        <w:sz w:val="21"/>
                                        <w:szCs w:val="21"/>
                                      </w:rPr>
                                      <w:t>By Patrick Holt</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65DFB4F4" id="Rectangle 16" o:spid="_x0000_s1026" style="position:absolute;margin-left:0;margin-top:0;width:422.3pt;height:760.1pt;z-index:251658240;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" fillcolor="#4472c4 [3204]" stroked="f">
                    <v:textbox inset="21.6pt,1in,21.6pt">
                      <w:txbxContent>
                        <w:sdt>
                          <w:sdtPr>
                            <w:rPr>
                              <w:caps/>
                              <w:color w:val="FFFFFF" w:themeColor="background1"/>
                              <w:sz w:val="80"/>
                              <w:szCs w:val="80"/>
                              <w:lang w:val="en-AU"/>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4898C4CD" w14:textId="15B23336" w:rsidR="00692769" w:rsidRPr="00692769" w:rsidRDefault="00692769">
                              <w:pPr>
                                <w:pStyle w:val="Title"/>
                                <w:jc w:val="right"/>
                                <w:rPr>
                                  <w:caps/>
                                  <w:color w:val="FFFFFF" w:themeColor="background1"/>
                                  <w:sz w:val="80"/>
                                  <w:szCs w:val="80"/>
                                  <w:lang w:val="en-AU"/>
                                </w:rPr>
                              </w:pPr>
                              <w:r w:rsidRPr="00692769">
                                <w:rPr>
                                  <w:caps/>
                                  <w:color w:val="FFFFFF" w:themeColor="background1"/>
                                  <w:sz w:val="80"/>
                                  <w:szCs w:val="80"/>
                                  <w:lang w:val="en-AU"/>
                                </w:rPr>
                                <w:t>SDS Resource Management Database Design Pro</w:t>
                              </w:r>
                              <w:r>
                                <w:rPr>
                                  <w:caps/>
                                  <w:color w:val="FFFFFF" w:themeColor="background1"/>
                                  <w:sz w:val="80"/>
                                  <w:szCs w:val="80"/>
                                  <w:lang w:val="en-AU"/>
                                </w:rPr>
                                <w:t>ject</w:t>
                              </w:r>
                            </w:p>
                          </w:sdtContent>
                        </w:sdt>
                        <w:p w14:paraId="27C2BF32" w14:textId="77777777" w:rsidR="00692769" w:rsidRPr="00692769" w:rsidRDefault="00692769">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752DA904" w14:textId="5B60AFB5" w:rsidR="00692769" w:rsidRDefault="0053363C">
                              <w:pPr>
                                <w:spacing w:before="240"/>
                                <w:ind w:left="1008"/>
                                <w:jc w:val="right"/>
                                <w:rPr>
                                  <w:color w:val="FFFFFF" w:themeColor="background1"/>
                                </w:rPr>
                              </w:pPr>
                              <w:r>
                                <w:rPr>
                                  <w:color w:val="FFFFFF" w:themeColor="background1"/>
                                  <w:sz w:val="21"/>
                                  <w:szCs w:val="21"/>
                                </w:rPr>
                                <w:t>By Patrick Holt</w:t>
                              </w:r>
                            </w:p>
                          </w:sdtContent>
                        </w:sdt>
                      </w:txbxContent>
                    </v:textbox>
                    <w10:wrap anchorx="page" anchory="page"/>
                  </v:rect>
                </w:pict>
              </mc:Fallback>
            </mc:AlternateContent>
          </w:r>
          <w:r>
            <w:rPr>
              <w:noProof/>
              <w:lang w:eastAsia="en-AU"/>
            </w:rPr>
            <mc:AlternateContent>
              <mc:Choice Requires="wps">
                <w:drawing>
                  <wp:anchor distT="0" distB="0" distL="114300" distR="114300" simplePos="0" relativeHeight="251658241" behindDoc="0" locked="0" layoutInCell="1" allowOverlap="1" wp14:anchorId="46002C32" wp14:editId="0FAC52CF">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4287D80D" w14:textId="45AADDF6" w:rsidR="00692769" w:rsidRDefault="0009061E">
                                    <w:pPr>
                                      <w:pStyle w:val="Subtitle"/>
                                      <w:rPr>
                                        <w:rFonts w:cstheme="minorBidi"/>
                                        <w:color w:val="FFFFFF" w:themeColor="background1"/>
                                      </w:rPr>
                                    </w:pPr>
                                    <w:r>
                                      <w:rPr>
                                        <w:rFonts w:cstheme="minorBidi"/>
                                        <w:color w:val="FFFFFF" w:themeColor="background1"/>
                                      </w:rPr>
                                      <w:t>Assignment 2</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46002C32" id="Rectangle 472" o:spid="_x0000_s1027" style="position:absolute;margin-left:0;margin-top:0;width:148.1pt;height:760.3pt;z-index:251658241;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lRn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JtADVqGmx3UxztLLKRxcoZft/iQ&#10;W+b8HbM4P/j4uBP8LR5SQV9RGP8oacD+fOs+2GNbo5aSHuexou7HnllBifqiseGL1QL7Cic4Sh+X&#10;ZwsU7G+q3UuV3neXgP1R4P4xPP4GB6+mX2mhe8TlsQlxUcU0x+gV5d5OwqVPmwLXDxebTTTDsTXM&#10;b/W94QE8MB1a9WF4ZNaM/exxFG5gml5WvmrrZBs8NWz2HmQbe/6Z2fENcORjM43rKeyUl3K0el6i&#10;618A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BKOlRnlQIAAIwFAAAOAAAAAAAAAAAAAAAAAC4CAABkcnMvZTJvRG9jLnhtbFBL&#10;AQItABQABgAIAAAAIQAjwkrH2gAAAAYBAAAPAAAAAAAAAAAAAAAAAO8EAABkcnMvZG93bnJldi54&#10;bWxQSwUGAAAAAAQABADzAAAA9gUAAAAA&#10;" fillcolor="#44546a [3215]"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4287D80D" w14:textId="45AADDF6" w:rsidR="00692769" w:rsidRDefault="0009061E">
                              <w:pPr>
                                <w:pStyle w:val="Subtitle"/>
                                <w:rPr>
                                  <w:rFonts w:cstheme="minorBidi"/>
                                  <w:color w:val="FFFFFF" w:themeColor="background1"/>
                                </w:rPr>
                              </w:pPr>
                              <w:r>
                                <w:rPr>
                                  <w:rFonts w:cstheme="minorBidi"/>
                                  <w:color w:val="FFFFFF" w:themeColor="background1"/>
                                </w:rPr>
                                <w:t>Assignment 2</w:t>
                              </w:r>
                            </w:p>
                          </w:sdtContent>
                        </w:sdt>
                      </w:txbxContent>
                    </v:textbox>
                    <w10:wrap anchorx="page" anchory="page"/>
                  </v:rect>
                </w:pict>
              </mc:Fallback>
            </mc:AlternateContent>
          </w:r>
        </w:p>
        <w:p w14:paraId="5EB521D4" w14:textId="77777777" w:rsidR="00692769" w:rsidRDefault="00692769"/>
        <w:p w14:paraId="3C03D2C7" w14:textId="60F17E1A" w:rsidR="00692769" w:rsidRDefault="00692769">
          <w:r>
            <w:br w:type="page"/>
          </w:r>
        </w:p>
      </w:sdtContent>
    </w:sdt>
    <w:p w14:paraId="0126B5AD" w14:textId="19D52838" w:rsidR="00864891" w:rsidRDefault="00864891"/>
    <w:p w14:paraId="42B412BB" w14:textId="7B798D17" w:rsidR="00864891" w:rsidRDefault="00864891">
      <w:r>
        <w:br w:type="page"/>
      </w:r>
    </w:p>
    <w:p w14:paraId="41E14DFC" w14:textId="089E2E3D" w:rsidR="007F5550" w:rsidRDefault="00342242">
      <w:ins w:id="0" w:author="Kamran Shaukat" w:date="2022-10-03T20:02:00Z">
        <w:r>
          <w:lastRenderedPageBreak/>
          <w:t>150-</w:t>
        </w:r>
        <w:del w:id="1" w:author="talhamahboob95@gmail.com" w:date="2022-10-03T10:34:00Z">
          <w:r w:rsidDel="00342242">
            <w:delText>xx</w:delText>
          </w:r>
        </w:del>
      </w:ins>
      <w:ins w:id="2" w:author="talhamahboob95@gmail.com" w:date="2022-10-03T10:34:00Z">
        <w:r w:rsidR="5FEB85AA">
          <w:t>12</w:t>
        </w:r>
      </w:ins>
      <w:ins w:id="3" w:author="Kamran Shaukat" w:date="2022-10-03T20:02:00Z">
        <w:r>
          <w:t xml:space="preserve">= </w:t>
        </w:r>
        <w:del w:id="4" w:author="talhamahboob95@gmail.com" w:date="2022-10-03T10:34:00Z">
          <w:r w:rsidDel="00342242">
            <w:delText>xx</w:delText>
          </w:r>
        </w:del>
      </w:ins>
      <w:ins w:id="5" w:author="talhamahboob95@gmail.com" w:date="2022-10-03T10:34:00Z">
        <w:r w:rsidR="01C7AE91">
          <w:t>138</w:t>
        </w:r>
      </w:ins>
      <w:ins w:id="6" w:author="Kamran Shaukat" w:date="2022-10-03T20:02:00Z">
        <w:r>
          <w:t xml:space="preserve">, </w:t>
        </w:r>
        <w:del w:id="7" w:author="talhamahboob95@gmail.com" w:date="2022-10-03T10:34:00Z">
          <w:r w:rsidDel="00342242">
            <w:delText>xx</w:delText>
          </w:r>
        </w:del>
      </w:ins>
      <w:ins w:id="8" w:author="talhamahboob95@gmail.com" w:date="2022-10-03T10:34:00Z">
        <w:r w:rsidR="0E5AF82D">
          <w:t>13.8</w:t>
        </w:r>
      </w:ins>
      <w:ins w:id="9" w:author="Kamran Shaukat" w:date="2022-10-03T20:02:00Z">
        <w:r>
          <w:t>/15</w:t>
        </w:r>
      </w:ins>
    </w:p>
    <w:sdt>
      <w:sdtPr>
        <w:rPr>
          <w:rFonts w:asciiTheme="minorHAnsi" w:eastAsiaTheme="minorEastAsia" w:hAnsiTheme="minorHAnsi" w:cstheme="minorBidi"/>
          <w:color w:val="auto"/>
          <w:sz w:val="22"/>
          <w:szCs w:val="22"/>
          <w:lang w:val="en-AU" w:eastAsia="zh-CN"/>
        </w:rPr>
        <w:id w:val="579331237"/>
        <w:docPartObj>
          <w:docPartGallery w:val="Table of Contents"/>
          <w:docPartUnique/>
        </w:docPartObj>
      </w:sdtPr>
      <w:sdtEndPr>
        <w:rPr>
          <w:b/>
          <w:bCs/>
          <w:noProof/>
        </w:rPr>
      </w:sdtEndPr>
      <w:sdtContent>
        <w:p w14:paraId="76BBF0B0" w14:textId="1A502FBB" w:rsidR="007F5550" w:rsidRDefault="007F5550">
          <w:pPr>
            <w:pStyle w:val="TOCHeading"/>
          </w:pPr>
          <w:r>
            <w:t>Table of Contents</w:t>
          </w:r>
        </w:p>
        <w:p w14:paraId="5837ACEF" w14:textId="7334E6CC" w:rsidR="00864891" w:rsidRDefault="007F5550">
          <w:pPr>
            <w:pStyle w:val="TOC1"/>
            <w:tabs>
              <w:tab w:val="left" w:pos="440"/>
              <w:tab w:val="right" w:leader="dot" w:pos="9016"/>
            </w:tabs>
            <w:rPr>
              <w:noProof/>
              <w:lang w:eastAsia="en-AU"/>
            </w:rPr>
          </w:pPr>
          <w:r>
            <w:fldChar w:fldCharType="begin"/>
          </w:r>
          <w:r>
            <w:instrText xml:space="preserve"> TOC \o "1-3" \h \z \u </w:instrText>
          </w:r>
          <w:r>
            <w:fldChar w:fldCharType="separate"/>
          </w:r>
          <w:hyperlink w:anchor="_Toc114436100" w:history="1">
            <w:r w:rsidR="00864891" w:rsidRPr="00803ACB">
              <w:rPr>
                <w:rStyle w:val="Hyperlink"/>
                <w:noProof/>
              </w:rPr>
              <w:t>1.</w:t>
            </w:r>
            <w:r w:rsidR="00864891">
              <w:rPr>
                <w:noProof/>
                <w:lang w:eastAsia="en-AU"/>
              </w:rPr>
              <w:tab/>
            </w:r>
            <w:r w:rsidR="00864891" w:rsidRPr="00803ACB">
              <w:rPr>
                <w:rStyle w:val="Hyperlink"/>
                <w:noProof/>
              </w:rPr>
              <w:t>Reflection</w:t>
            </w:r>
            <w:r w:rsidR="00864891">
              <w:rPr>
                <w:noProof/>
                <w:webHidden/>
              </w:rPr>
              <w:tab/>
            </w:r>
            <w:r w:rsidR="00864891">
              <w:rPr>
                <w:noProof/>
                <w:webHidden/>
              </w:rPr>
              <w:fldChar w:fldCharType="begin"/>
            </w:r>
            <w:r w:rsidR="00864891">
              <w:rPr>
                <w:noProof/>
                <w:webHidden/>
              </w:rPr>
              <w:instrText xml:space="preserve"> PAGEREF _Toc114436100 \h </w:instrText>
            </w:r>
            <w:r w:rsidR="00864891">
              <w:rPr>
                <w:noProof/>
                <w:webHidden/>
              </w:rPr>
            </w:r>
            <w:r w:rsidR="00864891">
              <w:rPr>
                <w:noProof/>
                <w:webHidden/>
              </w:rPr>
              <w:fldChar w:fldCharType="separate"/>
            </w:r>
            <w:r w:rsidR="00864891">
              <w:rPr>
                <w:noProof/>
                <w:webHidden/>
              </w:rPr>
              <w:t>4</w:t>
            </w:r>
            <w:r w:rsidR="00864891">
              <w:rPr>
                <w:noProof/>
                <w:webHidden/>
              </w:rPr>
              <w:fldChar w:fldCharType="end"/>
            </w:r>
          </w:hyperlink>
        </w:p>
        <w:p w14:paraId="6AF22995" w14:textId="66790B13" w:rsidR="00864891" w:rsidRDefault="00000000">
          <w:pPr>
            <w:pStyle w:val="TOC1"/>
            <w:tabs>
              <w:tab w:val="left" w:pos="440"/>
              <w:tab w:val="right" w:leader="dot" w:pos="9016"/>
            </w:tabs>
            <w:rPr>
              <w:noProof/>
              <w:lang w:eastAsia="en-AU"/>
            </w:rPr>
          </w:pPr>
          <w:hyperlink w:anchor="_Toc114436101" w:history="1">
            <w:r w:rsidR="00864891" w:rsidRPr="00803ACB">
              <w:rPr>
                <w:rStyle w:val="Hyperlink"/>
                <w:noProof/>
              </w:rPr>
              <w:t>2.</w:t>
            </w:r>
            <w:r w:rsidR="00864891">
              <w:rPr>
                <w:noProof/>
                <w:lang w:eastAsia="en-AU"/>
              </w:rPr>
              <w:tab/>
            </w:r>
            <w:r w:rsidR="00864891" w:rsidRPr="00803ACB">
              <w:rPr>
                <w:rStyle w:val="Hyperlink"/>
                <w:noProof/>
              </w:rPr>
              <w:t>Requirement Specification</w:t>
            </w:r>
            <w:r w:rsidR="00864891">
              <w:rPr>
                <w:noProof/>
                <w:webHidden/>
              </w:rPr>
              <w:tab/>
            </w:r>
            <w:r w:rsidR="00864891">
              <w:rPr>
                <w:noProof/>
                <w:webHidden/>
              </w:rPr>
              <w:fldChar w:fldCharType="begin"/>
            </w:r>
            <w:r w:rsidR="00864891">
              <w:rPr>
                <w:noProof/>
                <w:webHidden/>
              </w:rPr>
              <w:instrText xml:space="preserve"> PAGEREF _Toc114436101 \h </w:instrText>
            </w:r>
            <w:r w:rsidR="00864891">
              <w:rPr>
                <w:noProof/>
                <w:webHidden/>
              </w:rPr>
            </w:r>
            <w:r w:rsidR="00864891">
              <w:rPr>
                <w:noProof/>
                <w:webHidden/>
              </w:rPr>
              <w:fldChar w:fldCharType="separate"/>
            </w:r>
            <w:r w:rsidR="00864891">
              <w:rPr>
                <w:noProof/>
                <w:webHidden/>
              </w:rPr>
              <w:t>4</w:t>
            </w:r>
            <w:r w:rsidR="00864891">
              <w:rPr>
                <w:noProof/>
                <w:webHidden/>
              </w:rPr>
              <w:fldChar w:fldCharType="end"/>
            </w:r>
          </w:hyperlink>
        </w:p>
        <w:p w14:paraId="67323462" w14:textId="1A727D14" w:rsidR="00864891" w:rsidRDefault="00000000">
          <w:pPr>
            <w:pStyle w:val="TOC2"/>
            <w:tabs>
              <w:tab w:val="left" w:pos="880"/>
              <w:tab w:val="right" w:leader="dot" w:pos="9016"/>
            </w:tabs>
            <w:rPr>
              <w:noProof/>
              <w:lang w:eastAsia="en-AU"/>
            </w:rPr>
          </w:pPr>
          <w:hyperlink w:anchor="_Toc114436102" w:history="1">
            <w:r w:rsidR="00864891" w:rsidRPr="00803ACB">
              <w:rPr>
                <w:rStyle w:val="Hyperlink"/>
                <w:noProof/>
              </w:rPr>
              <w:t>2.1</w:t>
            </w:r>
            <w:r w:rsidR="00864891">
              <w:rPr>
                <w:noProof/>
                <w:lang w:eastAsia="en-AU"/>
              </w:rPr>
              <w:tab/>
            </w:r>
            <w:r w:rsidR="00864891" w:rsidRPr="00803ACB">
              <w:rPr>
                <w:rStyle w:val="Hyperlink"/>
                <w:noProof/>
              </w:rPr>
              <w:t>Data Requirements</w:t>
            </w:r>
            <w:r w:rsidR="00864891">
              <w:rPr>
                <w:noProof/>
                <w:webHidden/>
              </w:rPr>
              <w:tab/>
            </w:r>
            <w:r w:rsidR="00864891">
              <w:rPr>
                <w:noProof/>
                <w:webHidden/>
              </w:rPr>
              <w:fldChar w:fldCharType="begin"/>
            </w:r>
            <w:r w:rsidR="00864891">
              <w:rPr>
                <w:noProof/>
                <w:webHidden/>
              </w:rPr>
              <w:instrText xml:space="preserve"> PAGEREF _Toc114436102 \h </w:instrText>
            </w:r>
            <w:r w:rsidR="00864891">
              <w:rPr>
                <w:noProof/>
                <w:webHidden/>
              </w:rPr>
            </w:r>
            <w:r w:rsidR="00864891">
              <w:rPr>
                <w:noProof/>
                <w:webHidden/>
              </w:rPr>
              <w:fldChar w:fldCharType="separate"/>
            </w:r>
            <w:r w:rsidR="00864891">
              <w:rPr>
                <w:noProof/>
                <w:webHidden/>
              </w:rPr>
              <w:t>4</w:t>
            </w:r>
            <w:r w:rsidR="00864891">
              <w:rPr>
                <w:noProof/>
                <w:webHidden/>
              </w:rPr>
              <w:fldChar w:fldCharType="end"/>
            </w:r>
          </w:hyperlink>
        </w:p>
        <w:p w14:paraId="0C108C2A" w14:textId="1CCEFE9C" w:rsidR="00864891" w:rsidRDefault="00000000">
          <w:pPr>
            <w:pStyle w:val="TOC3"/>
            <w:tabs>
              <w:tab w:val="right" w:leader="dot" w:pos="9016"/>
            </w:tabs>
            <w:rPr>
              <w:noProof/>
              <w:lang w:eastAsia="en-AU"/>
            </w:rPr>
          </w:pPr>
          <w:hyperlink w:anchor="_Toc114436103" w:history="1">
            <w:r w:rsidR="00864891" w:rsidRPr="00803ACB">
              <w:rPr>
                <w:rStyle w:val="Hyperlink"/>
                <w:noProof/>
              </w:rPr>
              <w:t>2.1.1 Member</w:t>
            </w:r>
            <w:r w:rsidR="00864891">
              <w:rPr>
                <w:noProof/>
                <w:webHidden/>
              </w:rPr>
              <w:tab/>
            </w:r>
            <w:r w:rsidR="00864891">
              <w:rPr>
                <w:noProof/>
                <w:webHidden/>
              </w:rPr>
              <w:fldChar w:fldCharType="begin"/>
            </w:r>
            <w:r w:rsidR="00864891">
              <w:rPr>
                <w:noProof/>
                <w:webHidden/>
              </w:rPr>
              <w:instrText xml:space="preserve"> PAGEREF _Toc114436103 \h </w:instrText>
            </w:r>
            <w:r w:rsidR="00864891">
              <w:rPr>
                <w:noProof/>
                <w:webHidden/>
              </w:rPr>
            </w:r>
            <w:r w:rsidR="00864891">
              <w:rPr>
                <w:noProof/>
                <w:webHidden/>
              </w:rPr>
              <w:fldChar w:fldCharType="separate"/>
            </w:r>
            <w:r w:rsidR="00864891">
              <w:rPr>
                <w:noProof/>
                <w:webHidden/>
              </w:rPr>
              <w:t>4</w:t>
            </w:r>
            <w:r w:rsidR="00864891">
              <w:rPr>
                <w:noProof/>
                <w:webHidden/>
              </w:rPr>
              <w:fldChar w:fldCharType="end"/>
            </w:r>
          </w:hyperlink>
        </w:p>
        <w:p w14:paraId="71DDE4B2" w14:textId="0B259F67" w:rsidR="00864891" w:rsidRDefault="00000000">
          <w:pPr>
            <w:pStyle w:val="TOC3"/>
            <w:tabs>
              <w:tab w:val="right" w:leader="dot" w:pos="9016"/>
            </w:tabs>
            <w:rPr>
              <w:noProof/>
              <w:lang w:eastAsia="en-AU"/>
            </w:rPr>
          </w:pPr>
          <w:hyperlink w:anchor="_Toc114436104" w:history="1">
            <w:r w:rsidR="00864891" w:rsidRPr="00803ACB">
              <w:rPr>
                <w:rStyle w:val="Hyperlink"/>
                <w:noProof/>
              </w:rPr>
              <w:t>2.1.2 Staff</w:t>
            </w:r>
            <w:r w:rsidR="00864891">
              <w:rPr>
                <w:noProof/>
                <w:webHidden/>
              </w:rPr>
              <w:tab/>
            </w:r>
            <w:r w:rsidR="00864891">
              <w:rPr>
                <w:noProof/>
                <w:webHidden/>
              </w:rPr>
              <w:fldChar w:fldCharType="begin"/>
            </w:r>
            <w:r w:rsidR="00864891">
              <w:rPr>
                <w:noProof/>
                <w:webHidden/>
              </w:rPr>
              <w:instrText xml:space="preserve"> PAGEREF _Toc114436104 \h </w:instrText>
            </w:r>
            <w:r w:rsidR="00864891">
              <w:rPr>
                <w:noProof/>
                <w:webHidden/>
              </w:rPr>
            </w:r>
            <w:r w:rsidR="00864891">
              <w:rPr>
                <w:noProof/>
                <w:webHidden/>
              </w:rPr>
              <w:fldChar w:fldCharType="separate"/>
            </w:r>
            <w:r w:rsidR="00864891">
              <w:rPr>
                <w:noProof/>
                <w:webHidden/>
              </w:rPr>
              <w:t>4</w:t>
            </w:r>
            <w:r w:rsidR="00864891">
              <w:rPr>
                <w:noProof/>
                <w:webHidden/>
              </w:rPr>
              <w:fldChar w:fldCharType="end"/>
            </w:r>
          </w:hyperlink>
        </w:p>
        <w:p w14:paraId="689B7EC4" w14:textId="241AB8F4" w:rsidR="00864891" w:rsidRDefault="00000000">
          <w:pPr>
            <w:pStyle w:val="TOC3"/>
            <w:tabs>
              <w:tab w:val="right" w:leader="dot" w:pos="9016"/>
            </w:tabs>
            <w:rPr>
              <w:noProof/>
              <w:lang w:eastAsia="en-AU"/>
            </w:rPr>
          </w:pPr>
          <w:hyperlink w:anchor="_Toc114436105" w:history="1">
            <w:r w:rsidR="00864891" w:rsidRPr="00803ACB">
              <w:rPr>
                <w:rStyle w:val="Hyperlink"/>
                <w:noProof/>
              </w:rPr>
              <w:t>2.1.3 Student</w:t>
            </w:r>
            <w:r w:rsidR="00864891">
              <w:rPr>
                <w:noProof/>
                <w:webHidden/>
              </w:rPr>
              <w:tab/>
            </w:r>
            <w:r w:rsidR="00864891">
              <w:rPr>
                <w:noProof/>
                <w:webHidden/>
              </w:rPr>
              <w:fldChar w:fldCharType="begin"/>
            </w:r>
            <w:r w:rsidR="00864891">
              <w:rPr>
                <w:noProof/>
                <w:webHidden/>
              </w:rPr>
              <w:instrText xml:space="preserve"> PAGEREF _Toc114436105 \h </w:instrText>
            </w:r>
            <w:r w:rsidR="00864891">
              <w:rPr>
                <w:noProof/>
                <w:webHidden/>
              </w:rPr>
            </w:r>
            <w:r w:rsidR="00864891">
              <w:rPr>
                <w:noProof/>
                <w:webHidden/>
              </w:rPr>
              <w:fldChar w:fldCharType="separate"/>
            </w:r>
            <w:r w:rsidR="00864891">
              <w:rPr>
                <w:noProof/>
                <w:webHidden/>
              </w:rPr>
              <w:t>5</w:t>
            </w:r>
            <w:r w:rsidR="00864891">
              <w:rPr>
                <w:noProof/>
                <w:webHidden/>
              </w:rPr>
              <w:fldChar w:fldCharType="end"/>
            </w:r>
          </w:hyperlink>
        </w:p>
        <w:p w14:paraId="305B1A05" w14:textId="5E4CD88A" w:rsidR="00864891" w:rsidRDefault="00000000">
          <w:pPr>
            <w:pStyle w:val="TOC3"/>
            <w:tabs>
              <w:tab w:val="right" w:leader="dot" w:pos="9016"/>
            </w:tabs>
            <w:rPr>
              <w:noProof/>
              <w:lang w:eastAsia="en-AU"/>
            </w:rPr>
          </w:pPr>
          <w:hyperlink w:anchor="_Toc114436106" w:history="1">
            <w:r w:rsidR="00864891" w:rsidRPr="00803ACB">
              <w:rPr>
                <w:rStyle w:val="Hyperlink"/>
                <w:noProof/>
              </w:rPr>
              <w:t>2.1.4 Course</w:t>
            </w:r>
            <w:r w:rsidR="00864891">
              <w:rPr>
                <w:noProof/>
                <w:webHidden/>
              </w:rPr>
              <w:tab/>
            </w:r>
            <w:r w:rsidR="00864891">
              <w:rPr>
                <w:noProof/>
                <w:webHidden/>
              </w:rPr>
              <w:fldChar w:fldCharType="begin"/>
            </w:r>
            <w:r w:rsidR="00864891">
              <w:rPr>
                <w:noProof/>
                <w:webHidden/>
              </w:rPr>
              <w:instrText xml:space="preserve"> PAGEREF _Toc114436106 \h </w:instrText>
            </w:r>
            <w:r w:rsidR="00864891">
              <w:rPr>
                <w:noProof/>
                <w:webHidden/>
              </w:rPr>
            </w:r>
            <w:r w:rsidR="00864891">
              <w:rPr>
                <w:noProof/>
                <w:webHidden/>
              </w:rPr>
              <w:fldChar w:fldCharType="separate"/>
            </w:r>
            <w:r w:rsidR="00864891">
              <w:rPr>
                <w:noProof/>
                <w:webHidden/>
              </w:rPr>
              <w:t>5</w:t>
            </w:r>
            <w:r w:rsidR="00864891">
              <w:rPr>
                <w:noProof/>
                <w:webHidden/>
              </w:rPr>
              <w:fldChar w:fldCharType="end"/>
            </w:r>
          </w:hyperlink>
        </w:p>
        <w:p w14:paraId="3201EC1D" w14:textId="075E0B8B" w:rsidR="00864891" w:rsidRDefault="00000000">
          <w:pPr>
            <w:pStyle w:val="TOC3"/>
            <w:tabs>
              <w:tab w:val="right" w:leader="dot" w:pos="9016"/>
            </w:tabs>
            <w:rPr>
              <w:noProof/>
              <w:lang w:eastAsia="en-AU"/>
            </w:rPr>
          </w:pPr>
          <w:hyperlink w:anchor="_Toc114436107" w:history="1">
            <w:r w:rsidR="00864891" w:rsidRPr="00803ACB">
              <w:rPr>
                <w:rStyle w:val="Hyperlink"/>
                <w:noProof/>
              </w:rPr>
              <w:t>2.1.5 Privilege</w:t>
            </w:r>
            <w:r w:rsidR="00864891">
              <w:rPr>
                <w:noProof/>
                <w:webHidden/>
              </w:rPr>
              <w:tab/>
            </w:r>
            <w:r w:rsidR="00864891">
              <w:rPr>
                <w:noProof/>
                <w:webHidden/>
              </w:rPr>
              <w:fldChar w:fldCharType="begin"/>
            </w:r>
            <w:r w:rsidR="00864891">
              <w:rPr>
                <w:noProof/>
                <w:webHidden/>
              </w:rPr>
              <w:instrText xml:space="preserve"> PAGEREF _Toc114436107 \h </w:instrText>
            </w:r>
            <w:r w:rsidR="00864891">
              <w:rPr>
                <w:noProof/>
                <w:webHidden/>
              </w:rPr>
            </w:r>
            <w:r w:rsidR="00864891">
              <w:rPr>
                <w:noProof/>
                <w:webHidden/>
              </w:rPr>
              <w:fldChar w:fldCharType="separate"/>
            </w:r>
            <w:r w:rsidR="00864891">
              <w:rPr>
                <w:noProof/>
                <w:webHidden/>
              </w:rPr>
              <w:t>5</w:t>
            </w:r>
            <w:r w:rsidR="00864891">
              <w:rPr>
                <w:noProof/>
                <w:webHidden/>
              </w:rPr>
              <w:fldChar w:fldCharType="end"/>
            </w:r>
          </w:hyperlink>
        </w:p>
        <w:p w14:paraId="0ECBD427" w14:textId="5A67F34A" w:rsidR="00864891" w:rsidRDefault="00000000">
          <w:pPr>
            <w:pStyle w:val="TOC3"/>
            <w:tabs>
              <w:tab w:val="right" w:leader="dot" w:pos="9016"/>
            </w:tabs>
            <w:rPr>
              <w:noProof/>
              <w:lang w:eastAsia="en-AU"/>
            </w:rPr>
          </w:pPr>
          <w:hyperlink w:anchor="_Toc114436108" w:history="1">
            <w:r w:rsidR="00864891" w:rsidRPr="00803ACB">
              <w:rPr>
                <w:rStyle w:val="Hyperlink"/>
                <w:noProof/>
              </w:rPr>
              <w:t>2.1.6 Resource</w:t>
            </w:r>
            <w:r w:rsidR="00864891">
              <w:rPr>
                <w:noProof/>
                <w:webHidden/>
              </w:rPr>
              <w:tab/>
            </w:r>
            <w:r w:rsidR="00864891">
              <w:rPr>
                <w:noProof/>
                <w:webHidden/>
              </w:rPr>
              <w:fldChar w:fldCharType="begin"/>
            </w:r>
            <w:r w:rsidR="00864891">
              <w:rPr>
                <w:noProof/>
                <w:webHidden/>
              </w:rPr>
              <w:instrText xml:space="preserve"> PAGEREF _Toc114436108 \h </w:instrText>
            </w:r>
            <w:r w:rsidR="00864891">
              <w:rPr>
                <w:noProof/>
                <w:webHidden/>
              </w:rPr>
            </w:r>
            <w:r w:rsidR="00864891">
              <w:rPr>
                <w:noProof/>
                <w:webHidden/>
              </w:rPr>
              <w:fldChar w:fldCharType="separate"/>
            </w:r>
            <w:r w:rsidR="00864891">
              <w:rPr>
                <w:noProof/>
                <w:webHidden/>
              </w:rPr>
              <w:t>5</w:t>
            </w:r>
            <w:r w:rsidR="00864891">
              <w:rPr>
                <w:noProof/>
                <w:webHidden/>
              </w:rPr>
              <w:fldChar w:fldCharType="end"/>
            </w:r>
          </w:hyperlink>
        </w:p>
        <w:p w14:paraId="3C9697D0" w14:textId="60CD6957" w:rsidR="00864891" w:rsidRDefault="00000000">
          <w:pPr>
            <w:pStyle w:val="TOC3"/>
            <w:tabs>
              <w:tab w:val="right" w:leader="dot" w:pos="9016"/>
            </w:tabs>
            <w:rPr>
              <w:noProof/>
              <w:lang w:eastAsia="en-AU"/>
            </w:rPr>
          </w:pPr>
          <w:hyperlink w:anchor="_Toc114436109" w:history="1">
            <w:r w:rsidR="00864891" w:rsidRPr="00803ACB">
              <w:rPr>
                <w:rStyle w:val="Hyperlink"/>
                <w:noProof/>
              </w:rPr>
              <w:t>2.1.7 Moveable Resource</w:t>
            </w:r>
            <w:r w:rsidR="00864891">
              <w:rPr>
                <w:noProof/>
                <w:webHidden/>
              </w:rPr>
              <w:tab/>
            </w:r>
            <w:r w:rsidR="00864891">
              <w:rPr>
                <w:noProof/>
                <w:webHidden/>
              </w:rPr>
              <w:fldChar w:fldCharType="begin"/>
            </w:r>
            <w:r w:rsidR="00864891">
              <w:rPr>
                <w:noProof/>
                <w:webHidden/>
              </w:rPr>
              <w:instrText xml:space="preserve"> PAGEREF _Toc114436109 \h </w:instrText>
            </w:r>
            <w:r w:rsidR="00864891">
              <w:rPr>
                <w:noProof/>
                <w:webHidden/>
              </w:rPr>
            </w:r>
            <w:r w:rsidR="00864891">
              <w:rPr>
                <w:noProof/>
                <w:webHidden/>
              </w:rPr>
              <w:fldChar w:fldCharType="separate"/>
            </w:r>
            <w:r w:rsidR="00864891">
              <w:rPr>
                <w:noProof/>
                <w:webHidden/>
              </w:rPr>
              <w:t>5</w:t>
            </w:r>
            <w:r w:rsidR="00864891">
              <w:rPr>
                <w:noProof/>
                <w:webHidden/>
              </w:rPr>
              <w:fldChar w:fldCharType="end"/>
            </w:r>
          </w:hyperlink>
        </w:p>
        <w:p w14:paraId="784AD083" w14:textId="3AECB04E" w:rsidR="00864891" w:rsidRDefault="00000000">
          <w:pPr>
            <w:pStyle w:val="TOC3"/>
            <w:tabs>
              <w:tab w:val="right" w:leader="dot" w:pos="9016"/>
            </w:tabs>
            <w:rPr>
              <w:noProof/>
              <w:lang w:eastAsia="en-AU"/>
            </w:rPr>
          </w:pPr>
          <w:hyperlink w:anchor="_Toc114436110" w:history="1">
            <w:r w:rsidR="00864891" w:rsidRPr="00803ACB">
              <w:rPr>
                <w:rStyle w:val="Hyperlink"/>
                <w:noProof/>
              </w:rPr>
              <w:t>2.1.8 Immovable Resource</w:t>
            </w:r>
            <w:r w:rsidR="00864891">
              <w:rPr>
                <w:noProof/>
                <w:webHidden/>
              </w:rPr>
              <w:tab/>
            </w:r>
            <w:r w:rsidR="00864891">
              <w:rPr>
                <w:noProof/>
                <w:webHidden/>
              </w:rPr>
              <w:fldChar w:fldCharType="begin"/>
            </w:r>
            <w:r w:rsidR="00864891">
              <w:rPr>
                <w:noProof/>
                <w:webHidden/>
              </w:rPr>
              <w:instrText xml:space="preserve"> PAGEREF _Toc114436110 \h </w:instrText>
            </w:r>
            <w:r w:rsidR="00864891">
              <w:rPr>
                <w:noProof/>
                <w:webHidden/>
              </w:rPr>
            </w:r>
            <w:r w:rsidR="00864891">
              <w:rPr>
                <w:noProof/>
                <w:webHidden/>
              </w:rPr>
              <w:fldChar w:fldCharType="separate"/>
            </w:r>
            <w:r w:rsidR="00864891">
              <w:rPr>
                <w:noProof/>
                <w:webHidden/>
              </w:rPr>
              <w:t>5</w:t>
            </w:r>
            <w:r w:rsidR="00864891">
              <w:rPr>
                <w:noProof/>
                <w:webHidden/>
              </w:rPr>
              <w:fldChar w:fldCharType="end"/>
            </w:r>
          </w:hyperlink>
        </w:p>
        <w:p w14:paraId="692E3C81" w14:textId="27001F79" w:rsidR="00864891" w:rsidRDefault="00000000">
          <w:pPr>
            <w:pStyle w:val="TOC3"/>
            <w:tabs>
              <w:tab w:val="right" w:leader="dot" w:pos="9016"/>
            </w:tabs>
            <w:rPr>
              <w:noProof/>
              <w:lang w:eastAsia="en-AU"/>
            </w:rPr>
          </w:pPr>
          <w:hyperlink w:anchor="_Toc114436111" w:history="1">
            <w:r w:rsidR="00864891" w:rsidRPr="00803ACB">
              <w:rPr>
                <w:rStyle w:val="Hyperlink"/>
                <w:noProof/>
              </w:rPr>
              <w:t>2.1.9 Location</w:t>
            </w:r>
            <w:r w:rsidR="00864891">
              <w:rPr>
                <w:noProof/>
                <w:webHidden/>
              </w:rPr>
              <w:tab/>
            </w:r>
            <w:r w:rsidR="00864891">
              <w:rPr>
                <w:noProof/>
                <w:webHidden/>
              </w:rPr>
              <w:fldChar w:fldCharType="begin"/>
            </w:r>
            <w:r w:rsidR="00864891">
              <w:rPr>
                <w:noProof/>
                <w:webHidden/>
              </w:rPr>
              <w:instrText xml:space="preserve"> PAGEREF _Toc114436111 \h </w:instrText>
            </w:r>
            <w:r w:rsidR="00864891">
              <w:rPr>
                <w:noProof/>
                <w:webHidden/>
              </w:rPr>
            </w:r>
            <w:r w:rsidR="00864891">
              <w:rPr>
                <w:noProof/>
                <w:webHidden/>
              </w:rPr>
              <w:fldChar w:fldCharType="separate"/>
            </w:r>
            <w:r w:rsidR="00864891">
              <w:rPr>
                <w:noProof/>
                <w:webHidden/>
              </w:rPr>
              <w:t>6</w:t>
            </w:r>
            <w:r w:rsidR="00864891">
              <w:rPr>
                <w:noProof/>
                <w:webHidden/>
              </w:rPr>
              <w:fldChar w:fldCharType="end"/>
            </w:r>
          </w:hyperlink>
        </w:p>
        <w:p w14:paraId="2DD41813" w14:textId="6E3AC6E8" w:rsidR="00864891" w:rsidRDefault="00000000">
          <w:pPr>
            <w:pStyle w:val="TOC3"/>
            <w:tabs>
              <w:tab w:val="right" w:leader="dot" w:pos="9016"/>
            </w:tabs>
            <w:rPr>
              <w:noProof/>
              <w:lang w:eastAsia="en-AU"/>
            </w:rPr>
          </w:pPr>
          <w:hyperlink w:anchor="_Toc114436112" w:history="1">
            <w:r w:rsidR="00864891" w:rsidRPr="00803ACB">
              <w:rPr>
                <w:rStyle w:val="Hyperlink"/>
                <w:noProof/>
              </w:rPr>
              <w:t>2.1.10 Category</w:t>
            </w:r>
            <w:r w:rsidR="00864891">
              <w:rPr>
                <w:noProof/>
                <w:webHidden/>
              </w:rPr>
              <w:tab/>
            </w:r>
            <w:r w:rsidR="00864891">
              <w:rPr>
                <w:noProof/>
                <w:webHidden/>
              </w:rPr>
              <w:fldChar w:fldCharType="begin"/>
            </w:r>
            <w:r w:rsidR="00864891">
              <w:rPr>
                <w:noProof/>
                <w:webHidden/>
              </w:rPr>
              <w:instrText xml:space="preserve"> PAGEREF _Toc114436112 \h </w:instrText>
            </w:r>
            <w:r w:rsidR="00864891">
              <w:rPr>
                <w:noProof/>
                <w:webHidden/>
              </w:rPr>
            </w:r>
            <w:r w:rsidR="00864891">
              <w:rPr>
                <w:noProof/>
                <w:webHidden/>
              </w:rPr>
              <w:fldChar w:fldCharType="separate"/>
            </w:r>
            <w:r w:rsidR="00864891">
              <w:rPr>
                <w:noProof/>
                <w:webHidden/>
              </w:rPr>
              <w:t>6</w:t>
            </w:r>
            <w:r w:rsidR="00864891">
              <w:rPr>
                <w:noProof/>
                <w:webHidden/>
              </w:rPr>
              <w:fldChar w:fldCharType="end"/>
            </w:r>
          </w:hyperlink>
        </w:p>
        <w:p w14:paraId="3CAC6A5E" w14:textId="52B1B446" w:rsidR="00864891" w:rsidRDefault="00000000">
          <w:pPr>
            <w:pStyle w:val="TOC3"/>
            <w:tabs>
              <w:tab w:val="right" w:leader="dot" w:pos="9016"/>
            </w:tabs>
            <w:rPr>
              <w:noProof/>
              <w:lang w:eastAsia="en-AU"/>
            </w:rPr>
          </w:pPr>
          <w:hyperlink w:anchor="_Toc114436113" w:history="1">
            <w:r w:rsidR="00864891" w:rsidRPr="00803ACB">
              <w:rPr>
                <w:rStyle w:val="Hyperlink"/>
                <w:noProof/>
              </w:rPr>
              <w:t>2.1.11 Loan</w:t>
            </w:r>
            <w:r w:rsidR="00864891">
              <w:rPr>
                <w:noProof/>
                <w:webHidden/>
              </w:rPr>
              <w:tab/>
            </w:r>
            <w:r w:rsidR="00864891">
              <w:rPr>
                <w:noProof/>
                <w:webHidden/>
              </w:rPr>
              <w:fldChar w:fldCharType="begin"/>
            </w:r>
            <w:r w:rsidR="00864891">
              <w:rPr>
                <w:noProof/>
                <w:webHidden/>
              </w:rPr>
              <w:instrText xml:space="preserve"> PAGEREF _Toc114436113 \h </w:instrText>
            </w:r>
            <w:r w:rsidR="00864891">
              <w:rPr>
                <w:noProof/>
                <w:webHidden/>
              </w:rPr>
            </w:r>
            <w:r w:rsidR="00864891">
              <w:rPr>
                <w:noProof/>
                <w:webHidden/>
              </w:rPr>
              <w:fldChar w:fldCharType="separate"/>
            </w:r>
            <w:r w:rsidR="00864891">
              <w:rPr>
                <w:noProof/>
                <w:webHidden/>
              </w:rPr>
              <w:t>6</w:t>
            </w:r>
            <w:r w:rsidR="00864891">
              <w:rPr>
                <w:noProof/>
                <w:webHidden/>
              </w:rPr>
              <w:fldChar w:fldCharType="end"/>
            </w:r>
          </w:hyperlink>
        </w:p>
        <w:p w14:paraId="3D796D58" w14:textId="4B5CED8B" w:rsidR="00864891" w:rsidRDefault="00000000">
          <w:pPr>
            <w:pStyle w:val="TOC3"/>
            <w:tabs>
              <w:tab w:val="right" w:leader="dot" w:pos="9016"/>
            </w:tabs>
            <w:rPr>
              <w:noProof/>
              <w:lang w:eastAsia="en-AU"/>
            </w:rPr>
          </w:pPr>
          <w:hyperlink w:anchor="_Toc114436114" w:history="1">
            <w:r w:rsidR="00864891" w:rsidRPr="00803ACB">
              <w:rPr>
                <w:rStyle w:val="Hyperlink"/>
                <w:noProof/>
              </w:rPr>
              <w:t>2.1.12 Acquisition</w:t>
            </w:r>
            <w:r w:rsidR="00864891">
              <w:rPr>
                <w:noProof/>
                <w:webHidden/>
              </w:rPr>
              <w:tab/>
            </w:r>
            <w:r w:rsidR="00864891">
              <w:rPr>
                <w:noProof/>
                <w:webHidden/>
              </w:rPr>
              <w:fldChar w:fldCharType="begin"/>
            </w:r>
            <w:r w:rsidR="00864891">
              <w:rPr>
                <w:noProof/>
                <w:webHidden/>
              </w:rPr>
              <w:instrText xml:space="preserve"> PAGEREF _Toc114436114 \h </w:instrText>
            </w:r>
            <w:r w:rsidR="00864891">
              <w:rPr>
                <w:noProof/>
                <w:webHidden/>
              </w:rPr>
            </w:r>
            <w:r w:rsidR="00864891">
              <w:rPr>
                <w:noProof/>
                <w:webHidden/>
              </w:rPr>
              <w:fldChar w:fldCharType="separate"/>
            </w:r>
            <w:r w:rsidR="00864891">
              <w:rPr>
                <w:noProof/>
                <w:webHidden/>
              </w:rPr>
              <w:t>6</w:t>
            </w:r>
            <w:r w:rsidR="00864891">
              <w:rPr>
                <w:noProof/>
                <w:webHidden/>
              </w:rPr>
              <w:fldChar w:fldCharType="end"/>
            </w:r>
          </w:hyperlink>
        </w:p>
        <w:p w14:paraId="76649099" w14:textId="4699BB56" w:rsidR="00864891" w:rsidRDefault="00000000">
          <w:pPr>
            <w:pStyle w:val="TOC3"/>
            <w:tabs>
              <w:tab w:val="right" w:leader="dot" w:pos="9016"/>
            </w:tabs>
            <w:rPr>
              <w:noProof/>
              <w:lang w:eastAsia="en-AU"/>
            </w:rPr>
          </w:pPr>
          <w:hyperlink w:anchor="_Toc114436115" w:history="1">
            <w:r w:rsidR="00864891" w:rsidRPr="00803ACB">
              <w:rPr>
                <w:rStyle w:val="Hyperlink"/>
                <w:noProof/>
              </w:rPr>
              <w:t>2.1.13 Reservation</w:t>
            </w:r>
            <w:r w:rsidR="00864891">
              <w:rPr>
                <w:noProof/>
                <w:webHidden/>
              </w:rPr>
              <w:tab/>
            </w:r>
            <w:r w:rsidR="00864891">
              <w:rPr>
                <w:noProof/>
                <w:webHidden/>
              </w:rPr>
              <w:fldChar w:fldCharType="begin"/>
            </w:r>
            <w:r w:rsidR="00864891">
              <w:rPr>
                <w:noProof/>
                <w:webHidden/>
              </w:rPr>
              <w:instrText xml:space="preserve"> PAGEREF _Toc114436115 \h </w:instrText>
            </w:r>
            <w:r w:rsidR="00864891">
              <w:rPr>
                <w:noProof/>
                <w:webHidden/>
              </w:rPr>
            </w:r>
            <w:r w:rsidR="00864891">
              <w:rPr>
                <w:noProof/>
                <w:webHidden/>
              </w:rPr>
              <w:fldChar w:fldCharType="separate"/>
            </w:r>
            <w:r w:rsidR="00864891">
              <w:rPr>
                <w:noProof/>
                <w:webHidden/>
              </w:rPr>
              <w:t>6</w:t>
            </w:r>
            <w:r w:rsidR="00864891">
              <w:rPr>
                <w:noProof/>
                <w:webHidden/>
              </w:rPr>
              <w:fldChar w:fldCharType="end"/>
            </w:r>
          </w:hyperlink>
        </w:p>
        <w:p w14:paraId="0B0C304D" w14:textId="4B54C435" w:rsidR="00864891" w:rsidRDefault="00000000">
          <w:pPr>
            <w:pStyle w:val="TOC2"/>
            <w:tabs>
              <w:tab w:val="left" w:pos="880"/>
              <w:tab w:val="right" w:leader="dot" w:pos="9016"/>
            </w:tabs>
            <w:rPr>
              <w:noProof/>
              <w:lang w:eastAsia="en-AU"/>
            </w:rPr>
          </w:pPr>
          <w:hyperlink w:anchor="_Toc114436116" w:history="1">
            <w:r w:rsidR="00864891" w:rsidRPr="00803ACB">
              <w:rPr>
                <w:rStyle w:val="Hyperlink"/>
                <w:noProof/>
              </w:rPr>
              <w:t>2.2</w:t>
            </w:r>
            <w:r w:rsidR="00864891">
              <w:rPr>
                <w:noProof/>
                <w:lang w:eastAsia="en-AU"/>
              </w:rPr>
              <w:tab/>
            </w:r>
            <w:r w:rsidR="00864891" w:rsidRPr="00803ACB">
              <w:rPr>
                <w:rStyle w:val="Hyperlink"/>
                <w:noProof/>
              </w:rPr>
              <w:t>Transaction Requirements</w:t>
            </w:r>
            <w:r w:rsidR="00864891">
              <w:rPr>
                <w:noProof/>
                <w:webHidden/>
              </w:rPr>
              <w:tab/>
            </w:r>
            <w:r w:rsidR="00864891">
              <w:rPr>
                <w:noProof/>
                <w:webHidden/>
              </w:rPr>
              <w:fldChar w:fldCharType="begin"/>
            </w:r>
            <w:r w:rsidR="00864891">
              <w:rPr>
                <w:noProof/>
                <w:webHidden/>
              </w:rPr>
              <w:instrText xml:space="preserve"> PAGEREF _Toc114436116 \h </w:instrText>
            </w:r>
            <w:r w:rsidR="00864891">
              <w:rPr>
                <w:noProof/>
                <w:webHidden/>
              </w:rPr>
            </w:r>
            <w:r w:rsidR="00864891">
              <w:rPr>
                <w:noProof/>
                <w:webHidden/>
              </w:rPr>
              <w:fldChar w:fldCharType="separate"/>
            </w:r>
            <w:r w:rsidR="00864891">
              <w:rPr>
                <w:noProof/>
                <w:webHidden/>
              </w:rPr>
              <w:t>6</w:t>
            </w:r>
            <w:r w:rsidR="00864891">
              <w:rPr>
                <w:noProof/>
                <w:webHidden/>
              </w:rPr>
              <w:fldChar w:fldCharType="end"/>
            </w:r>
          </w:hyperlink>
        </w:p>
        <w:p w14:paraId="6DA5B10B" w14:textId="2A774E01" w:rsidR="00864891" w:rsidRDefault="00000000">
          <w:pPr>
            <w:pStyle w:val="TOC3"/>
            <w:tabs>
              <w:tab w:val="left" w:pos="1320"/>
              <w:tab w:val="right" w:leader="dot" w:pos="9016"/>
            </w:tabs>
            <w:rPr>
              <w:noProof/>
              <w:lang w:eastAsia="en-AU"/>
            </w:rPr>
          </w:pPr>
          <w:hyperlink w:anchor="_Toc114436117" w:history="1">
            <w:r w:rsidR="00864891" w:rsidRPr="00803ACB">
              <w:rPr>
                <w:rStyle w:val="Hyperlink"/>
                <w:noProof/>
              </w:rPr>
              <w:t>2.2.1.1</w:t>
            </w:r>
            <w:r w:rsidR="00864891">
              <w:rPr>
                <w:noProof/>
                <w:lang w:eastAsia="en-AU"/>
              </w:rPr>
              <w:tab/>
            </w:r>
            <w:r w:rsidR="00864891" w:rsidRPr="00803ACB">
              <w:rPr>
                <w:rStyle w:val="Hyperlink"/>
                <w:noProof/>
              </w:rPr>
              <w:t>Data Manipulation Operations</w:t>
            </w:r>
            <w:r w:rsidR="00864891">
              <w:rPr>
                <w:noProof/>
                <w:webHidden/>
              </w:rPr>
              <w:tab/>
            </w:r>
            <w:r w:rsidR="00864891">
              <w:rPr>
                <w:noProof/>
                <w:webHidden/>
              </w:rPr>
              <w:fldChar w:fldCharType="begin"/>
            </w:r>
            <w:r w:rsidR="00864891">
              <w:rPr>
                <w:noProof/>
                <w:webHidden/>
              </w:rPr>
              <w:instrText xml:space="preserve"> PAGEREF _Toc114436117 \h </w:instrText>
            </w:r>
            <w:r w:rsidR="00864891">
              <w:rPr>
                <w:noProof/>
                <w:webHidden/>
              </w:rPr>
            </w:r>
            <w:r w:rsidR="00864891">
              <w:rPr>
                <w:noProof/>
                <w:webHidden/>
              </w:rPr>
              <w:fldChar w:fldCharType="separate"/>
            </w:r>
            <w:r w:rsidR="00864891">
              <w:rPr>
                <w:noProof/>
                <w:webHidden/>
              </w:rPr>
              <w:t>6</w:t>
            </w:r>
            <w:r w:rsidR="00864891">
              <w:rPr>
                <w:noProof/>
                <w:webHidden/>
              </w:rPr>
              <w:fldChar w:fldCharType="end"/>
            </w:r>
          </w:hyperlink>
        </w:p>
        <w:p w14:paraId="0885E03F" w14:textId="264D665E" w:rsidR="00864891" w:rsidRDefault="00000000">
          <w:pPr>
            <w:pStyle w:val="TOC3"/>
            <w:tabs>
              <w:tab w:val="left" w:pos="1320"/>
              <w:tab w:val="right" w:leader="dot" w:pos="9016"/>
            </w:tabs>
            <w:rPr>
              <w:noProof/>
              <w:lang w:eastAsia="en-AU"/>
            </w:rPr>
          </w:pPr>
          <w:hyperlink w:anchor="_Toc114436118" w:history="1">
            <w:r w:rsidR="00864891" w:rsidRPr="00803ACB">
              <w:rPr>
                <w:rStyle w:val="Hyperlink"/>
                <w:noProof/>
              </w:rPr>
              <w:t>2.2.1.2</w:t>
            </w:r>
            <w:r w:rsidR="00864891">
              <w:rPr>
                <w:noProof/>
                <w:lang w:eastAsia="en-AU"/>
              </w:rPr>
              <w:tab/>
            </w:r>
            <w:r w:rsidR="00864891" w:rsidRPr="00803ACB">
              <w:rPr>
                <w:rStyle w:val="Hyperlink"/>
                <w:noProof/>
              </w:rPr>
              <w:t>Data Queries</w:t>
            </w:r>
            <w:r w:rsidR="00864891">
              <w:rPr>
                <w:noProof/>
                <w:webHidden/>
              </w:rPr>
              <w:tab/>
            </w:r>
            <w:r w:rsidR="00864891">
              <w:rPr>
                <w:noProof/>
                <w:webHidden/>
              </w:rPr>
              <w:fldChar w:fldCharType="begin"/>
            </w:r>
            <w:r w:rsidR="00864891">
              <w:rPr>
                <w:noProof/>
                <w:webHidden/>
              </w:rPr>
              <w:instrText xml:space="preserve"> PAGEREF _Toc114436118 \h </w:instrText>
            </w:r>
            <w:r w:rsidR="00864891">
              <w:rPr>
                <w:noProof/>
                <w:webHidden/>
              </w:rPr>
            </w:r>
            <w:r w:rsidR="00864891">
              <w:rPr>
                <w:noProof/>
                <w:webHidden/>
              </w:rPr>
              <w:fldChar w:fldCharType="separate"/>
            </w:r>
            <w:r w:rsidR="00864891">
              <w:rPr>
                <w:noProof/>
                <w:webHidden/>
              </w:rPr>
              <w:t>7</w:t>
            </w:r>
            <w:r w:rsidR="00864891">
              <w:rPr>
                <w:noProof/>
                <w:webHidden/>
              </w:rPr>
              <w:fldChar w:fldCharType="end"/>
            </w:r>
          </w:hyperlink>
        </w:p>
        <w:p w14:paraId="12F87E12" w14:textId="2A4819AD" w:rsidR="00864891" w:rsidRDefault="00000000">
          <w:pPr>
            <w:pStyle w:val="TOC2"/>
            <w:tabs>
              <w:tab w:val="left" w:pos="880"/>
              <w:tab w:val="right" w:leader="dot" w:pos="9016"/>
            </w:tabs>
            <w:rPr>
              <w:noProof/>
              <w:lang w:eastAsia="en-AU"/>
            </w:rPr>
          </w:pPr>
          <w:hyperlink w:anchor="_Toc114436119" w:history="1">
            <w:r w:rsidR="00864891" w:rsidRPr="00803ACB">
              <w:rPr>
                <w:rStyle w:val="Hyperlink"/>
                <w:noProof/>
              </w:rPr>
              <w:t>2.3</w:t>
            </w:r>
            <w:r w:rsidR="00864891">
              <w:rPr>
                <w:noProof/>
                <w:lang w:eastAsia="en-AU"/>
              </w:rPr>
              <w:tab/>
            </w:r>
            <w:r w:rsidR="00864891" w:rsidRPr="00803ACB">
              <w:rPr>
                <w:rStyle w:val="Hyperlink"/>
                <w:noProof/>
              </w:rPr>
              <w:t>Business Rules</w:t>
            </w:r>
            <w:r w:rsidR="00864891">
              <w:rPr>
                <w:noProof/>
                <w:webHidden/>
              </w:rPr>
              <w:tab/>
            </w:r>
            <w:r w:rsidR="00864891">
              <w:rPr>
                <w:noProof/>
                <w:webHidden/>
              </w:rPr>
              <w:fldChar w:fldCharType="begin"/>
            </w:r>
            <w:r w:rsidR="00864891">
              <w:rPr>
                <w:noProof/>
                <w:webHidden/>
              </w:rPr>
              <w:instrText xml:space="preserve"> PAGEREF _Toc114436119 \h </w:instrText>
            </w:r>
            <w:r w:rsidR="00864891">
              <w:rPr>
                <w:noProof/>
                <w:webHidden/>
              </w:rPr>
            </w:r>
            <w:r w:rsidR="00864891">
              <w:rPr>
                <w:noProof/>
                <w:webHidden/>
              </w:rPr>
              <w:fldChar w:fldCharType="separate"/>
            </w:r>
            <w:r w:rsidR="00864891">
              <w:rPr>
                <w:noProof/>
                <w:webHidden/>
              </w:rPr>
              <w:t>7</w:t>
            </w:r>
            <w:r w:rsidR="00864891">
              <w:rPr>
                <w:noProof/>
                <w:webHidden/>
              </w:rPr>
              <w:fldChar w:fldCharType="end"/>
            </w:r>
          </w:hyperlink>
        </w:p>
        <w:p w14:paraId="62094052" w14:textId="6F7B6337" w:rsidR="00864891" w:rsidRDefault="00000000">
          <w:pPr>
            <w:pStyle w:val="TOC3"/>
            <w:tabs>
              <w:tab w:val="right" w:leader="dot" w:pos="9016"/>
            </w:tabs>
            <w:rPr>
              <w:noProof/>
              <w:lang w:eastAsia="en-AU"/>
            </w:rPr>
          </w:pPr>
          <w:hyperlink w:anchor="_Toc114436120" w:history="1">
            <w:r w:rsidR="00864891" w:rsidRPr="00803ACB">
              <w:rPr>
                <w:rStyle w:val="Hyperlink"/>
                <w:noProof/>
              </w:rPr>
              <w:t>2.3.1 Student Member Rules</w:t>
            </w:r>
            <w:r w:rsidR="00864891">
              <w:rPr>
                <w:noProof/>
                <w:webHidden/>
              </w:rPr>
              <w:tab/>
            </w:r>
            <w:r w:rsidR="00864891">
              <w:rPr>
                <w:noProof/>
                <w:webHidden/>
              </w:rPr>
              <w:fldChar w:fldCharType="begin"/>
            </w:r>
            <w:r w:rsidR="00864891">
              <w:rPr>
                <w:noProof/>
                <w:webHidden/>
              </w:rPr>
              <w:instrText xml:space="preserve"> PAGEREF _Toc114436120 \h </w:instrText>
            </w:r>
            <w:r w:rsidR="00864891">
              <w:rPr>
                <w:noProof/>
                <w:webHidden/>
              </w:rPr>
            </w:r>
            <w:r w:rsidR="00864891">
              <w:rPr>
                <w:noProof/>
                <w:webHidden/>
              </w:rPr>
              <w:fldChar w:fldCharType="separate"/>
            </w:r>
            <w:r w:rsidR="00864891">
              <w:rPr>
                <w:noProof/>
                <w:webHidden/>
              </w:rPr>
              <w:t>7</w:t>
            </w:r>
            <w:r w:rsidR="00864891">
              <w:rPr>
                <w:noProof/>
                <w:webHidden/>
              </w:rPr>
              <w:fldChar w:fldCharType="end"/>
            </w:r>
          </w:hyperlink>
        </w:p>
        <w:p w14:paraId="17F56415" w14:textId="2A812384" w:rsidR="00864891" w:rsidRDefault="00000000">
          <w:pPr>
            <w:pStyle w:val="TOC3"/>
            <w:tabs>
              <w:tab w:val="right" w:leader="dot" w:pos="9016"/>
            </w:tabs>
            <w:rPr>
              <w:noProof/>
              <w:lang w:eastAsia="en-AU"/>
            </w:rPr>
          </w:pPr>
          <w:hyperlink w:anchor="_Toc114436121" w:history="1">
            <w:r w:rsidR="00864891" w:rsidRPr="00803ACB">
              <w:rPr>
                <w:rStyle w:val="Hyperlink"/>
                <w:noProof/>
              </w:rPr>
              <w:t>2.3.2 Staff Member Rules</w:t>
            </w:r>
            <w:r w:rsidR="00864891">
              <w:rPr>
                <w:noProof/>
                <w:webHidden/>
              </w:rPr>
              <w:tab/>
            </w:r>
            <w:r w:rsidR="00864891">
              <w:rPr>
                <w:noProof/>
                <w:webHidden/>
              </w:rPr>
              <w:fldChar w:fldCharType="begin"/>
            </w:r>
            <w:r w:rsidR="00864891">
              <w:rPr>
                <w:noProof/>
                <w:webHidden/>
              </w:rPr>
              <w:instrText xml:space="preserve"> PAGEREF _Toc114436121 \h </w:instrText>
            </w:r>
            <w:r w:rsidR="00864891">
              <w:rPr>
                <w:noProof/>
                <w:webHidden/>
              </w:rPr>
            </w:r>
            <w:r w:rsidR="00864891">
              <w:rPr>
                <w:noProof/>
                <w:webHidden/>
              </w:rPr>
              <w:fldChar w:fldCharType="separate"/>
            </w:r>
            <w:r w:rsidR="00864891">
              <w:rPr>
                <w:noProof/>
                <w:webHidden/>
              </w:rPr>
              <w:t>7</w:t>
            </w:r>
            <w:r w:rsidR="00864891">
              <w:rPr>
                <w:noProof/>
                <w:webHidden/>
              </w:rPr>
              <w:fldChar w:fldCharType="end"/>
            </w:r>
          </w:hyperlink>
        </w:p>
        <w:p w14:paraId="3C0D2862" w14:textId="77E0C6B3" w:rsidR="00864891" w:rsidRDefault="00000000">
          <w:pPr>
            <w:pStyle w:val="TOC3"/>
            <w:tabs>
              <w:tab w:val="right" w:leader="dot" w:pos="9016"/>
            </w:tabs>
            <w:rPr>
              <w:noProof/>
              <w:lang w:eastAsia="en-AU"/>
            </w:rPr>
          </w:pPr>
          <w:hyperlink w:anchor="_Toc114436122" w:history="1">
            <w:r w:rsidR="00864891" w:rsidRPr="00803ACB">
              <w:rPr>
                <w:rStyle w:val="Hyperlink"/>
                <w:noProof/>
              </w:rPr>
              <w:t>2.3.3 Loaning rules</w:t>
            </w:r>
            <w:r w:rsidR="00864891">
              <w:rPr>
                <w:noProof/>
                <w:webHidden/>
              </w:rPr>
              <w:tab/>
            </w:r>
            <w:r w:rsidR="00864891">
              <w:rPr>
                <w:noProof/>
                <w:webHidden/>
              </w:rPr>
              <w:fldChar w:fldCharType="begin"/>
            </w:r>
            <w:r w:rsidR="00864891">
              <w:rPr>
                <w:noProof/>
                <w:webHidden/>
              </w:rPr>
              <w:instrText xml:space="preserve"> PAGEREF _Toc114436122 \h </w:instrText>
            </w:r>
            <w:r w:rsidR="00864891">
              <w:rPr>
                <w:noProof/>
                <w:webHidden/>
              </w:rPr>
            </w:r>
            <w:r w:rsidR="00864891">
              <w:rPr>
                <w:noProof/>
                <w:webHidden/>
              </w:rPr>
              <w:fldChar w:fldCharType="separate"/>
            </w:r>
            <w:r w:rsidR="00864891">
              <w:rPr>
                <w:noProof/>
                <w:webHidden/>
              </w:rPr>
              <w:t>7</w:t>
            </w:r>
            <w:r w:rsidR="00864891">
              <w:rPr>
                <w:noProof/>
                <w:webHidden/>
              </w:rPr>
              <w:fldChar w:fldCharType="end"/>
            </w:r>
          </w:hyperlink>
        </w:p>
        <w:p w14:paraId="5FD31EA0" w14:textId="7C2C1C14" w:rsidR="00864891" w:rsidRDefault="00000000">
          <w:pPr>
            <w:pStyle w:val="TOC3"/>
            <w:tabs>
              <w:tab w:val="right" w:leader="dot" w:pos="9016"/>
            </w:tabs>
            <w:rPr>
              <w:noProof/>
              <w:lang w:eastAsia="en-AU"/>
            </w:rPr>
          </w:pPr>
          <w:hyperlink w:anchor="_Toc114436123" w:history="1">
            <w:r w:rsidR="00864891" w:rsidRPr="00803ACB">
              <w:rPr>
                <w:rStyle w:val="Hyperlink"/>
                <w:noProof/>
              </w:rPr>
              <w:t>2.3.4 Course rules</w:t>
            </w:r>
            <w:r w:rsidR="00864891">
              <w:rPr>
                <w:noProof/>
                <w:webHidden/>
              </w:rPr>
              <w:tab/>
            </w:r>
            <w:r w:rsidR="00864891">
              <w:rPr>
                <w:noProof/>
                <w:webHidden/>
              </w:rPr>
              <w:fldChar w:fldCharType="begin"/>
            </w:r>
            <w:r w:rsidR="00864891">
              <w:rPr>
                <w:noProof/>
                <w:webHidden/>
              </w:rPr>
              <w:instrText xml:space="preserve"> PAGEREF _Toc114436123 \h </w:instrText>
            </w:r>
            <w:r w:rsidR="00864891">
              <w:rPr>
                <w:noProof/>
                <w:webHidden/>
              </w:rPr>
            </w:r>
            <w:r w:rsidR="00864891">
              <w:rPr>
                <w:noProof/>
                <w:webHidden/>
              </w:rPr>
              <w:fldChar w:fldCharType="separate"/>
            </w:r>
            <w:r w:rsidR="00864891">
              <w:rPr>
                <w:noProof/>
                <w:webHidden/>
              </w:rPr>
              <w:t>7</w:t>
            </w:r>
            <w:r w:rsidR="00864891">
              <w:rPr>
                <w:noProof/>
                <w:webHidden/>
              </w:rPr>
              <w:fldChar w:fldCharType="end"/>
            </w:r>
          </w:hyperlink>
        </w:p>
        <w:p w14:paraId="414AD6F6" w14:textId="1F33A4AF" w:rsidR="00864891" w:rsidRDefault="00000000">
          <w:pPr>
            <w:pStyle w:val="TOC3"/>
            <w:tabs>
              <w:tab w:val="right" w:leader="dot" w:pos="9016"/>
            </w:tabs>
            <w:rPr>
              <w:noProof/>
              <w:lang w:eastAsia="en-AU"/>
            </w:rPr>
          </w:pPr>
          <w:hyperlink w:anchor="_Toc114436124" w:history="1">
            <w:r w:rsidR="00864891" w:rsidRPr="00803ACB">
              <w:rPr>
                <w:rStyle w:val="Hyperlink"/>
                <w:noProof/>
              </w:rPr>
              <w:t>2.3.4 Reservation Rules</w:t>
            </w:r>
            <w:r w:rsidR="00864891">
              <w:rPr>
                <w:noProof/>
                <w:webHidden/>
              </w:rPr>
              <w:tab/>
            </w:r>
            <w:r w:rsidR="00864891">
              <w:rPr>
                <w:noProof/>
                <w:webHidden/>
              </w:rPr>
              <w:fldChar w:fldCharType="begin"/>
            </w:r>
            <w:r w:rsidR="00864891">
              <w:rPr>
                <w:noProof/>
                <w:webHidden/>
              </w:rPr>
              <w:instrText xml:space="preserve"> PAGEREF _Toc114436124 \h </w:instrText>
            </w:r>
            <w:r w:rsidR="00864891">
              <w:rPr>
                <w:noProof/>
                <w:webHidden/>
              </w:rPr>
            </w:r>
            <w:r w:rsidR="00864891">
              <w:rPr>
                <w:noProof/>
                <w:webHidden/>
              </w:rPr>
              <w:fldChar w:fldCharType="separate"/>
            </w:r>
            <w:r w:rsidR="00864891">
              <w:rPr>
                <w:noProof/>
                <w:webHidden/>
              </w:rPr>
              <w:t>8</w:t>
            </w:r>
            <w:r w:rsidR="00864891">
              <w:rPr>
                <w:noProof/>
                <w:webHidden/>
              </w:rPr>
              <w:fldChar w:fldCharType="end"/>
            </w:r>
          </w:hyperlink>
        </w:p>
        <w:p w14:paraId="6F25785A" w14:textId="6D282B58" w:rsidR="00864891" w:rsidRDefault="00000000">
          <w:pPr>
            <w:pStyle w:val="TOC1"/>
            <w:tabs>
              <w:tab w:val="left" w:pos="440"/>
              <w:tab w:val="right" w:leader="dot" w:pos="9016"/>
            </w:tabs>
            <w:rPr>
              <w:noProof/>
              <w:lang w:eastAsia="en-AU"/>
            </w:rPr>
          </w:pPr>
          <w:hyperlink w:anchor="_Toc114436125" w:history="1">
            <w:r w:rsidR="00864891" w:rsidRPr="00803ACB">
              <w:rPr>
                <w:rStyle w:val="Hyperlink"/>
                <w:noProof/>
              </w:rPr>
              <w:t>3.</w:t>
            </w:r>
            <w:r w:rsidR="00864891">
              <w:rPr>
                <w:noProof/>
                <w:lang w:eastAsia="en-AU"/>
              </w:rPr>
              <w:tab/>
            </w:r>
            <w:r w:rsidR="00864891" w:rsidRPr="00803ACB">
              <w:rPr>
                <w:rStyle w:val="Hyperlink"/>
                <w:noProof/>
              </w:rPr>
              <w:t>EER Diagram</w:t>
            </w:r>
            <w:r w:rsidR="00864891">
              <w:rPr>
                <w:noProof/>
                <w:webHidden/>
              </w:rPr>
              <w:tab/>
            </w:r>
            <w:r w:rsidR="00864891">
              <w:rPr>
                <w:noProof/>
                <w:webHidden/>
              </w:rPr>
              <w:fldChar w:fldCharType="begin"/>
            </w:r>
            <w:r w:rsidR="00864891">
              <w:rPr>
                <w:noProof/>
                <w:webHidden/>
              </w:rPr>
              <w:instrText xml:space="preserve"> PAGEREF _Toc114436125 \h </w:instrText>
            </w:r>
            <w:r w:rsidR="00864891">
              <w:rPr>
                <w:noProof/>
                <w:webHidden/>
              </w:rPr>
            </w:r>
            <w:r w:rsidR="00864891">
              <w:rPr>
                <w:noProof/>
                <w:webHidden/>
              </w:rPr>
              <w:fldChar w:fldCharType="separate"/>
            </w:r>
            <w:r w:rsidR="00864891">
              <w:rPr>
                <w:noProof/>
                <w:webHidden/>
              </w:rPr>
              <w:t>9</w:t>
            </w:r>
            <w:r w:rsidR="00864891">
              <w:rPr>
                <w:noProof/>
                <w:webHidden/>
              </w:rPr>
              <w:fldChar w:fldCharType="end"/>
            </w:r>
          </w:hyperlink>
        </w:p>
        <w:p w14:paraId="0B86FE7F" w14:textId="50209481" w:rsidR="00864891" w:rsidRDefault="00000000">
          <w:pPr>
            <w:pStyle w:val="TOC1"/>
            <w:tabs>
              <w:tab w:val="left" w:pos="440"/>
              <w:tab w:val="right" w:leader="dot" w:pos="9016"/>
            </w:tabs>
            <w:rPr>
              <w:noProof/>
              <w:lang w:eastAsia="en-AU"/>
            </w:rPr>
          </w:pPr>
          <w:hyperlink w:anchor="_Toc114436126" w:history="1">
            <w:r w:rsidR="00864891" w:rsidRPr="00803ACB">
              <w:rPr>
                <w:rStyle w:val="Hyperlink"/>
                <w:noProof/>
              </w:rPr>
              <w:t>4.</w:t>
            </w:r>
            <w:r w:rsidR="00864891">
              <w:rPr>
                <w:noProof/>
                <w:lang w:eastAsia="en-AU"/>
              </w:rPr>
              <w:tab/>
            </w:r>
            <w:r w:rsidR="00864891" w:rsidRPr="00803ACB">
              <w:rPr>
                <w:rStyle w:val="Hyperlink"/>
                <w:noProof/>
              </w:rPr>
              <w:t>Data Dictionary</w:t>
            </w:r>
            <w:r w:rsidR="00864891">
              <w:rPr>
                <w:noProof/>
                <w:webHidden/>
              </w:rPr>
              <w:tab/>
            </w:r>
            <w:r w:rsidR="00864891">
              <w:rPr>
                <w:noProof/>
                <w:webHidden/>
              </w:rPr>
              <w:fldChar w:fldCharType="begin"/>
            </w:r>
            <w:r w:rsidR="00864891">
              <w:rPr>
                <w:noProof/>
                <w:webHidden/>
              </w:rPr>
              <w:instrText xml:space="preserve"> PAGEREF _Toc114436126 \h </w:instrText>
            </w:r>
            <w:r w:rsidR="00864891">
              <w:rPr>
                <w:noProof/>
                <w:webHidden/>
              </w:rPr>
            </w:r>
            <w:r w:rsidR="00864891">
              <w:rPr>
                <w:noProof/>
                <w:webHidden/>
              </w:rPr>
              <w:fldChar w:fldCharType="separate"/>
            </w:r>
            <w:r w:rsidR="00864891">
              <w:rPr>
                <w:noProof/>
                <w:webHidden/>
              </w:rPr>
              <w:t>10</w:t>
            </w:r>
            <w:r w:rsidR="00864891">
              <w:rPr>
                <w:noProof/>
                <w:webHidden/>
              </w:rPr>
              <w:fldChar w:fldCharType="end"/>
            </w:r>
          </w:hyperlink>
        </w:p>
        <w:p w14:paraId="54DE13E5" w14:textId="06EF8A67" w:rsidR="00864891" w:rsidRDefault="00000000">
          <w:pPr>
            <w:pStyle w:val="TOC2"/>
            <w:tabs>
              <w:tab w:val="left" w:pos="880"/>
              <w:tab w:val="right" w:leader="dot" w:pos="9016"/>
            </w:tabs>
            <w:rPr>
              <w:noProof/>
              <w:lang w:eastAsia="en-AU"/>
            </w:rPr>
          </w:pPr>
          <w:hyperlink w:anchor="_Toc114436127" w:history="1">
            <w:r w:rsidR="00864891" w:rsidRPr="00803ACB">
              <w:rPr>
                <w:rStyle w:val="Hyperlink"/>
                <w:noProof/>
              </w:rPr>
              <w:t>4.1</w:t>
            </w:r>
            <w:r w:rsidR="00864891">
              <w:rPr>
                <w:noProof/>
                <w:lang w:eastAsia="en-AU"/>
              </w:rPr>
              <w:tab/>
            </w:r>
            <w:r w:rsidR="00864891" w:rsidRPr="00803ACB">
              <w:rPr>
                <w:rStyle w:val="Hyperlink"/>
                <w:noProof/>
              </w:rPr>
              <w:t>Entity Types</w:t>
            </w:r>
            <w:r w:rsidR="00864891">
              <w:rPr>
                <w:noProof/>
                <w:webHidden/>
              </w:rPr>
              <w:tab/>
            </w:r>
            <w:r w:rsidR="00864891">
              <w:rPr>
                <w:noProof/>
                <w:webHidden/>
              </w:rPr>
              <w:fldChar w:fldCharType="begin"/>
            </w:r>
            <w:r w:rsidR="00864891">
              <w:rPr>
                <w:noProof/>
                <w:webHidden/>
              </w:rPr>
              <w:instrText xml:space="preserve"> PAGEREF _Toc114436127 \h </w:instrText>
            </w:r>
            <w:r w:rsidR="00864891">
              <w:rPr>
                <w:noProof/>
                <w:webHidden/>
              </w:rPr>
            </w:r>
            <w:r w:rsidR="00864891">
              <w:rPr>
                <w:noProof/>
                <w:webHidden/>
              </w:rPr>
              <w:fldChar w:fldCharType="separate"/>
            </w:r>
            <w:r w:rsidR="00864891">
              <w:rPr>
                <w:noProof/>
                <w:webHidden/>
              </w:rPr>
              <w:t>10</w:t>
            </w:r>
            <w:r w:rsidR="00864891">
              <w:rPr>
                <w:noProof/>
                <w:webHidden/>
              </w:rPr>
              <w:fldChar w:fldCharType="end"/>
            </w:r>
          </w:hyperlink>
        </w:p>
        <w:p w14:paraId="66AE1626" w14:textId="402C7C8D" w:rsidR="00864891" w:rsidRDefault="00000000">
          <w:pPr>
            <w:pStyle w:val="TOC2"/>
            <w:tabs>
              <w:tab w:val="left" w:pos="880"/>
              <w:tab w:val="right" w:leader="dot" w:pos="9016"/>
            </w:tabs>
            <w:rPr>
              <w:noProof/>
              <w:lang w:eastAsia="en-AU"/>
            </w:rPr>
          </w:pPr>
          <w:hyperlink w:anchor="_Toc114436128" w:history="1">
            <w:r w:rsidR="00864891" w:rsidRPr="00803ACB">
              <w:rPr>
                <w:rStyle w:val="Hyperlink"/>
                <w:noProof/>
              </w:rPr>
              <w:t>4.2</w:t>
            </w:r>
            <w:r w:rsidR="00864891">
              <w:rPr>
                <w:noProof/>
                <w:lang w:eastAsia="en-AU"/>
              </w:rPr>
              <w:tab/>
            </w:r>
            <w:r w:rsidR="00864891" w:rsidRPr="00803ACB">
              <w:rPr>
                <w:rStyle w:val="Hyperlink"/>
                <w:noProof/>
              </w:rPr>
              <w:t>Relationship Types</w:t>
            </w:r>
            <w:r w:rsidR="00864891">
              <w:rPr>
                <w:noProof/>
                <w:webHidden/>
              </w:rPr>
              <w:tab/>
            </w:r>
            <w:r w:rsidR="00864891">
              <w:rPr>
                <w:noProof/>
                <w:webHidden/>
              </w:rPr>
              <w:fldChar w:fldCharType="begin"/>
            </w:r>
            <w:r w:rsidR="00864891">
              <w:rPr>
                <w:noProof/>
                <w:webHidden/>
              </w:rPr>
              <w:instrText xml:space="preserve"> PAGEREF _Toc114436128 \h </w:instrText>
            </w:r>
            <w:r w:rsidR="00864891">
              <w:rPr>
                <w:noProof/>
                <w:webHidden/>
              </w:rPr>
            </w:r>
            <w:r w:rsidR="00864891">
              <w:rPr>
                <w:noProof/>
                <w:webHidden/>
              </w:rPr>
              <w:fldChar w:fldCharType="separate"/>
            </w:r>
            <w:r w:rsidR="00864891">
              <w:rPr>
                <w:noProof/>
                <w:webHidden/>
              </w:rPr>
              <w:t>11</w:t>
            </w:r>
            <w:r w:rsidR="00864891">
              <w:rPr>
                <w:noProof/>
                <w:webHidden/>
              </w:rPr>
              <w:fldChar w:fldCharType="end"/>
            </w:r>
          </w:hyperlink>
        </w:p>
        <w:p w14:paraId="3F94A777" w14:textId="2EFED6FE" w:rsidR="00864891" w:rsidRDefault="00000000">
          <w:pPr>
            <w:pStyle w:val="TOC2"/>
            <w:tabs>
              <w:tab w:val="left" w:pos="880"/>
              <w:tab w:val="right" w:leader="dot" w:pos="9016"/>
            </w:tabs>
            <w:rPr>
              <w:noProof/>
              <w:lang w:eastAsia="en-AU"/>
            </w:rPr>
          </w:pPr>
          <w:hyperlink w:anchor="_Toc114436129" w:history="1">
            <w:r w:rsidR="00864891" w:rsidRPr="00803ACB">
              <w:rPr>
                <w:rStyle w:val="Hyperlink"/>
                <w:noProof/>
              </w:rPr>
              <w:t>4.3</w:t>
            </w:r>
            <w:r w:rsidR="00864891">
              <w:rPr>
                <w:noProof/>
                <w:lang w:eastAsia="en-AU"/>
              </w:rPr>
              <w:tab/>
            </w:r>
            <w:r w:rsidR="00864891" w:rsidRPr="00803ACB">
              <w:rPr>
                <w:rStyle w:val="Hyperlink"/>
                <w:noProof/>
              </w:rPr>
              <w:t>Attributes</w:t>
            </w:r>
            <w:r w:rsidR="00864891">
              <w:rPr>
                <w:noProof/>
                <w:webHidden/>
              </w:rPr>
              <w:tab/>
            </w:r>
            <w:r w:rsidR="00864891">
              <w:rPr>
                <w:noProof/>
                <w:webHidden/>
              </w:rPr>
              <w:fldChar w:fldCharType="begin"/>
            </w:r>
            <w:r w:rsidR="00864891">
              <w:rPr>
                <w:noProof/>
                <w:webHidden/>
              </w:rPr>
              <w:instrText xml:space="preserve"> PAGEREF _Toc114436129 \h </w:instrText>
            </w:r>
            <w:r w:rsidR="00864891">
              <w:rPr>
                <w:noProof/>
                <w:webHidden/>
              </w:rPr>
            </w:r>
            <w:r w:rsidR="00864891">
              <w:rPr>
                <w:noProof/>
                <w:webHidden/>
              </w:rPr>
              <w:fldChar w:fldCharType="separate"/>
            </w:r>
            <w:r w:rsidR="00864891">
              <w:rPr>
                <w:noProof/>
                <w:webHidden/>
              </w:rPr>
              <w:t>11</w:t>
            </w:r>
            <w:r w:rsidR="00864891">
              <w:rPr>
                <w:noProof/>
                <w:webHidden/>
              </w:rPr>
              <w:fldChar w:fldCharType="end"/>
            </w:r>
          </w:hyperlink>
        </w:p>
        <w:p w14:paraId="44E95D24" w14:textId="675EF0A7" w:rsidR="00864891" w:rsidRDefault="00000000">
          <w:pPr>
            <w:pStyle w:val="TOC1"/>
            <w:tabs>
              <w:tab w:val="left" w:pos="440"/>
              <w:tab w:val="right" w:leader="dot" w:pos="9016"/>
            </w:tabs>
            <w:rPr>
              <w:noProof/>
              <w:lang w:eastAsia="en-AU"/>
            </w:rPr>
          </w:pPr>
          <w:hyperlink w:anchor="_Toc114436130" w:history="1">
            <w:r w:rsidR="00864891" w:rsidRPr="00803ACB">
              <w:rPr>
                <w:rStyle w:val="Hyperlink"/>
                <w:noProof/>
              </w:rPr>
              <w:t>5.</w:t>
            </w:r>
            <w:r w:rsidR="00864891">
              <w:rPr>
                <w:noProof/>
                <w:lang w:eastAsia="en-AU"/>
              </w:rPr>
              <w:tab/>
            </w:r>
            <w:r w:rsidR="00864891" w:rsidRPr="00803ACB">
              <w:rPr>
                <w:rStyle w:val="Hyperlink"/>
                <w:noProof/>
              </w:rPr>
              <w:t>Relation Model (Pre-Normalisation)</w:t>
            </w:r>
            <w:r w:rsidR="00864891">
              <w:rPr>
                <w:noProof/>
                <w:webHidden/>
              </w:rPr>
              <w:tab/>
            </w:r>
            <w:r w:rsidR="00864891">
              <w:rPr>
                <w:noProof/>
                <w:webHidden/>
              </w:rPr>
              <w:fldChar w:fldCharType="begin"/>
            </w:r>
            <w:r w:rsidR="00864891">
              <w:rPr>
                <w:noProof/>
                <w:webHidden/>
              </w:rPr>
              <w:instrText xml:space="preserve"> PAGEREF _Toc114436130 \h </w:instrText>
            </w:r>
            <w:r w:rsidR="00864891">
              <w:rPr>
                <w:noProof/>
                <w:webHidden/>
              </w:rPr>
            </w:r>
            <w:r w:rsidR="00864891">
              <w:rPr>
                <w:noProof/>
                <w:webHidden/>
              </w:rPr>
              <w:fldChar w:fldCharType="separate"/>
            </w:r>
            <w:r w:rsidR="00864891">
              <w:rPr>
                <w:noProof/>
                <w:webHidden/>
              </w:rPr>
              <w:t>14</w:t>
            </w:r>
            <w:r w:rsidR="00864891">
              <w:rPr>
                <w:noProof/>
                <w:webHidden/>
              </w:rPr>
              <w:fldChar w:fldCharType="end"/>
            </w:r>
          </w:hyperlink>
        </w:p>
        <w:p w14:paraId="47A710E9" w14:textId="183D13D5" w:rsidR="00864891" w:rsidRDefault="00000000">
          <w:pPr>
            <w:pStyle w:val="TOC2"/>
            <w:tabs>
              <w:tab w:val="right" w:leader="dot" w:pos="9016"/>
            </w:tabs>
            <w:rPr>
              <w:noProof/>
              <w:lang w:eastAsia="en-AU"/>
            </w:rPr>
          </w:pPr>
          <w:hyperlink w:anchor="_Toc114436131" w:history="1">
            <w:r w:rsidR="00864891" w:rsidRPr="00803ACB">
              <w:rPr>
                <w:rStyle w:val="Hyperlink"/>
                <w:noProof/>
              </w:rPr>
              <w:t>5.1 Member</w:t>
            </w:r>
            <w:r w:rsidR="00864891">
              <w:rPr>
                <w:noProof/>
                <w:webHidden/>
              </w:rPr>
              <w:tab/>
            </w:r>
            <w:r w:rsidR="00864891">
              <w:rPr>
                <w:noProof/>
                <w:webHidden/>
              </w:rPr>
              <w:fldChar w:fldCharType="begin"/>
            </w:r>
            <w:r w:rsidR="00864891">
              <w:rPr>
                <w:noProof/>
                <w:webHidden/>
              </w:rPr>
              <w:instrText xml:space="preserve"> PAGEREF _Toc114436131 \h </w:instrText>
            </w:r>
            <w:r w:rsidR="00864891">
              <w:rPr>
                <w:noProof/>
                <w:webHidden/>
              </w:rPr>
            </w:r>
            <w:r w:rsidR="00864891">
              <w:rPr>
                <w:noProof/>
                <w:webHidden/>
              </w:rPr>
              <w:fldChar w:fldCharType="separate"/>
            </w:r>
            <w:r w:rsidR="00864891">
              <w:rPr>
                <w:noProof/>
                <w:webHidden/>
              </w:rPr>
              <w:t>14</w:t>
            </w:r>
            <w:r w:rsidR="00864891">
              <w:rPr>
                <w:noProof/>
                <w:webHidden/>
              </w:rPr>
              <w:fldChar w:fldCharType="end"/>
            </w:r>
          </w:hyperlink>
        </w:p>
        <w:p w14:paraId="6F408485" w14:textId="5F6E08FD" w:rsidR="00864891" w:rsidRDefault="00000000">
          <w:pPr>
            <w:pStyle w:val="TOC2"/>
            <w:tabs>
              <w:tab w:val="right" w:leader="dot" w:pos="9016"/>
            </w:tabs>
            <w:rPr>
              <w:noProof/>
              <w:lang w:eastAsia="en-AU"/>
            </w:rPr>
          </w:pPr>
          <w:hyperlink w:anchor="_Toc114436132" w:history="1">
            <w:r w:rsidR="00864891" w:rsidRPr="00803ACB">
              <w:rPr>
                <w:rStyle w:val="Hyperlink"/>
                <w:noProof/>
              </w:rPr>
              <w:t>5.2 Staff</w:t>
            </w:r>
            <w:r w:rsidR="00864891">
              <w:rPr>
                <w:noProof/>
                <w:webHidden/>
              </w:rPr>
              <w:tab/>
            </w:r>
            <w:r w:rsidR="00864891">
              <w:rPr>
                <w:noProof/>
                <w:webHidden/>
              </w:rPr>
              <w:fldChar w:fldCharType="begin"/>
            </w:r>
            <w:r w:rsidR="00864891">
              <w:rPr>
                <w:noProof/>
                <w:webHidden/>
              </w:rPr>
              <w:instrText xml:space="preserve"> PAGEREF _Toc114436132 \h </w:instrText>
            </w:r>
            <w:r w:rsidR="00864891">
              <w:rPr>
                <w:noProof/>
                <w:webHidden/>
              </w:rPr>
            </w:r>
            <w:r w:rsidR="00864891">
              <w:rPr>
                <w:noProof/>
                <w:webHidden/>
              </w:rPr>
              <w:fldChar w:fldCharType="separate"/>
            </w:r>
            <w:r w:rsidR="00864891">
              <w:rPr>
                <w:noProof/>
                <w:webHidden/>
              </w:rPr>
              <w:t>14</w:t>
            </w:r>
            <w:r w:rsidR="00864891">
              <w:rPr>
                <w:noProof/>
                <w:webHidden/>
              </w:rPr>
              <w:fldChar w:fldCharType="end"/>
            </w:r>
          </w:hyperlink>
        </w:p>
        <w:p w14:paraId="1928E645" w14:textId="40084494" w:rsidR="00864891" w:rsidRDefault="00000000">
          <w:pPr>
            <w:pStyle w:val="TOC2"/>
            <w:tabs>
              <w:tab w:val="right" w:leader="dot" w:pos="9016"/>
            </w:tabs>
            <w:rPr>
              <w:noProof/>
              <w:lang w:eastAsia="en-AU"/>
            </w:rPr>
          </w:pPr>
          <w:hyperlink w:anchor="_Toc114436133" w:history="1">
            <w:r w:rsidR="00864891" w:rsidRPr="00803ACB">
              <w:rPr>
                <w:rStyle w:val="Hyperlink"/>
                <w:noProof/>
              </w:rPr>
              <w:t>5.3 Student</w:t>
            </w:r>
            <w:r w:rsidR="00864891">
              <w:rPr>
                <w:noProof/>
                <w:webHidden/>
              </w:rPr>
              <w:tab/>
            </w:r>
            <w:r w:rsidR="00864891">
              <w:rPr>
                <w:noProof/>
                <w:webHidden/>
              </w:rPr>
              <w:fldChar w:fldCharType="begin"/>
            </w:r>
            <w:r w:rsidR="00864891">
              <w:rPr>
                <w:noProof/>
                <w:webHidden/>
              </w:rPr>
              <w:instrText xml:space="preserve"> PAGEREF _Toc114436133 \h </w:instrText>
            </w:r>
            <w:r w:rsidR="00864891">
              <w:rPr>
                <w:noProof/>
                <w:webHidden/>
              </w:rPr>
            </w:r>
            <w:r w:rsidR="00864891">
              <w:rPr>
                <w:noProof/>
                <w:webHidden/>
              </w:rPr>
              <w:fldChar w:fldCharType="separate"/>
            </w:r>
            <w:r w:rsidR="00864891">
              <w:rPr>
                <w:noProof/>
                <w:webHidden/>
              </w:rPr>
              <w:t>15</w:t>
            </w:r>
            <w:r w:rsidR="00864891">
              <w:rPr>
                <w:noProof/>
                <w:webHidden/>
              </w:rPr>
              <w:fldChar w:fldCharType="end"/>
            </w:r>
          </w:hyperlink>
        </w:p>
        <w:p w14:paraId="51169399" w14:textId="274EF0EB" w:rsidR="00864891" w:rsidRDefault="00000000">
          <w:pPr>
            <w:pStyle w:val="TOC2"/>
            <w:tabs>
              <w:tab w:val="right" w:leader="dot" w:pos="9016"/>
            </w:tabs>
            <w:rPr>
              <w:noProof/>
              <w:lang w:eastAsia="en-AU"/>
            </w:rPr>
          </w:pPr>
          <w:hyperlink w:anchor="_Toc114436134" w:history="1">
            <w:r w:rsidR="00864891" w:rsidRPr="00803ACB">
              <w:rPr>
                <w:rStyle w:val="Hyperlink"/>
                <w:noProof/>
              </w:rPr>
              <w:t>5.4 Reservation</w:t>
            </w:r>
            <w:r w:rsidR="00864891">
              <w:rPr>
                <w:noProof/>
                <w:webHidden/>
              </w:rPr>
              <w:tab/>
            </w:r>
            <w:r w:rsidR="00864891">
              <w:rPr>
                <w:noProof/>
                <w:webHidden/>
              </w:rPr>
              <w:fldChar w:fldCharType="begin"/>
            </w:r>
            <w:r w:rsidR="00864891">
              <w:rPr>
                <w:noProof/>
                <w:webHidden/>
              </w:rPr>
              <w:instrText xml:space="preserve"> PAGEREF _Toc114436134 \h </w:instrText>
            </w:r>
            <w:r w:rsidR="00864891">
              <w:rPr>
                <w:noProof/>
                <w:webHidden/>
              </w:rPr>
            </w:r>
            <w:r w:rsidR="00864891">
              <w:rPr>
                <w:noProof/>
                <w:webHidden/>
              </w:rPr>
              <w:fldChar w:fldCharType="separate"/>
            </w:r>
            <w:r w:rsidR="00864891">
              <w:rPr>
                <w:noProof/>
                <w:webHidden/>
              </w:rPr>
              <w:t>15</w:t>
            </w:r>
            <w:r w:rsidR="00864891">
              <w:rPr>
                <w:noProof/>
                <w:webHidden/>
              </w:rPr>
              <w:fldChar w:fldCharType="end"/>
            </w:r>
          </w:hyperlink>
        </w:p>
        <w:p w14:paraId="6A2926B4" w14:textId="4D4D6A41" w:rsidR="00864891" w:rsidRDefault="00000000">
          <w:pPr>
            <w:pStyle w:val="TOC2"/>
            <w:tabs>
              <w:tab w:val="right" w:leader="dot" w:pos="9016"/>
            </w:tabs>
            <w:rPr>
              <w:noProof/>
              <w:lang w:eastAsia="en-AU"/>
            </w:rPr>
          </w:pPr>
          <w:hyperlink w:anchor="_Toc114436135" w:history="1">
            <w:r w:rsidR="00864891" w:rsidRPr="00803ACB">
              <w:rPr>
                <w:rStyle w:val="Hyperlink"/>
                <w:noProof/>
              </w:rPr>
              <w:t>5.5 Loan</w:t>
            </w:r>
            <w:r w:rsidR="00864891">
              <w:rPr>
                <w:noProof/>
                <w:webHidden/>
              </w:rPr>
              <w:tab/>
            </w:r>
            <w:r w:rsidR="00864891">
              <w:rPr>
                <w:noProof/>
                <w:webHidden/>
              </w:rPr>
              <w:fldChar w:fldCharType="begin"/>
            </w:r>
            <w:r w:rsidR="00864891">
              <w:rPr>
                <w:noProof/>
                <w:webHidden/>
              </w:rPr>
              <w:instrText xml:space="preserve"> PAGEREF _Toc114436135 \h </w:instrText>
            </w:r>
            <w:r w:rsidR="00864891">
              <w:rPr>
                <w:noProof/>
                <w:webHidden/>
              </w:rPr>
            </w:r>
            <w:r w:rsidR="00864891">
              <w:rPr>
                <w:noProof/>
                <w:webHidden/>
              </w:rPr>
              <w:fldChar w:fldCharType="separate"/>
            </w:r>
            <w:r w:rsidR="00864891">
              <w:rPr>
                <w:noProof/>
                <w:webHidden/>
              </w:rPr>
              <w:t>15</w:t>
            </w:r>
            <w:r w:rsidR="00864891">
              <w:rPr>
                <w:noProof/>
                <w:webHidden/>
              </w:rPr>
              <w:fldChar w:fldCharType="end"/>
            </w:r>
          </w:hyperlink>
        </w:p>
        <w:p w14:paraId="47BEA43A" w14:textId="32948D8F" w:rsidR="00864891" w:rsidRDefault="00000000">
          <w:pPr>
            <w:pStyle w:val="TOC2"/>
            <w:tabs>
              <w:tab w:val="right" w:leader="dot" w:pos="9016"/>
            </w:tabs>
            <w:rPr>
              <w:noProof/>
              <w:lang w:eastAsia="en-AU"/>
            </w:rPr>
          </w:pPr>
          <w:hyperlink w:anchor="_Toc114436136" w:history="1">
            <w:r w:rsidR="00864891" w:rsidRPr="00803ACB">
              <w:rPr>
                <w:rStyle w:val="Hyperlink"/>
                <w:noProof/>
              </w:rPr>
              <w:t>5.6 Acquisition</w:t>
            </w:r>
            <w:r w:rsidR="00864891">
              <w:rPr>
                <w:noProof/>
                <w:webHidden/>
              </w:rPr>
              <w:tab/>
            </w:r>
            <w:r w:rsidR="00864891">
              <w:rPr>
                <w:noProof/>
                <w:webHidden/>
              </w:rPr>
              <w:fldChar w:fldCharType="begin"/>
            </w:r>
            <w:r w:rsidR="00864891">
              <w:rPr>
                <w:noProof/>
                <w:webHidden/>
              </w:rPr>
              <w:instrText xml:space="preserve"> PAGEREF _Toc114436136 \h </w:instrText>
            </w:r>
            <w:r w:rsidR="00864891">
              <w:rPr>
                <w:noProof/>
                <w:webHidden/>
              </w:rPr>
            </w:r>
            <w:r w:rsidR="00864891">
              <w:rPr>
                <w:noProof/>
                <w:webHidden/>
              </w:rPr>
              <w:fldChar w:fldCharType="separate"/>
            </w:r>
            <w:r w:rsidR="00864891">
              <w:rPr>
                <w:noProof/>
                <w:webHidden/>
              </w:rPr>
              <w:t>15</w:t>
            </w:r>
            <w:r w:rsidR="00864891">
              <w:rPr>
                <w:noProof/>
                <w:webHidden/>
              </w:rPr>
              <w:fldChar w:fldCharType="end"/>
            </w:r>
          </w:hyperlink>
        </w:p>
        <w:p w14:paraId="77AF20EE" w14:textId="2C22A3F1" w:rsidR="00864891" w:rsidRDefault="00000000">
          <w:pPr>
            <w:pStyle w:val="TOC2"/>
            <w:tabs>
              <w:tab w:val="right" w:leader="dot" w:pos="9016"/>
            </w:tabs>
            <w:rPr>
              <w:noProof/>
              <w:lang w:eastAsia="en-AU"/>
            </w:rPr>
          </w:pPr>
          <w:hyperlink w:anchor="_Toc114436137" w:history="1">
            <w:r w:rsidR="00864891" w:rsidRPr="00803ACB">
              <w:rPr>
                <w:rStyle w:val="Hyperlink"/>
                <w:noProof/>
              </w:rPr>
              <w:t>5.7 Moveable</w:t>
            </w:r>
            <w:r w:rsidR="00864891">
              <w:rPr>
                <w:noProof/>
                <w:webHidden/>
              </w:rPr>
              <w:tab/>
            </w:r>
            <w:r w:rsidR="00864891">
              <w:rPr>
                <w:noProof/>
                <w:webHidden/>
              </w:rPr>
              <w:fldChar w:fldCharType="begin"/>
            </w:r>
            <w:r w:rsidR="00864891">
              <w:rPr>
                <w:noProof/>
                <w:webHidden/>
              </w:rPr>
              <w:instrText xml:space="preserve"> PAGEREF _Toc114436137 \h </w:instrText>
            </w:r>
            <w:r w:rsidR="00864891">
              <w:rPr>
                <w:noProof/>
                <w:webHidden/>
              </w:rPr>
            </w:r>
            <w:r w:rsidR="00864891">
              <w:rPr>
                <w:noProof/>
                <w:webHidden/>
              </w:rPr>
              <w:fldChar w:fldCharType="separate"/>
            </w:r>
            <w:r w:rsidR="00864891">
              <w:rPr>
                <w:noProof/>
                <w:webHidden/>
              </w:rPr>
              <w:t>15</w:t>
            </w:r>
            <w:r w:rsidR="00864891">
              <w:rPr>
                <w:noProof/>
                <w:webHidden/>
              </w:rPr>
              <w:fldChar w:fldCharType="end"/>
            </w:r>
          </w:hyperlink>
        </w:p>
        <w:p w14:paraId="148F3ED4" w14:textId="315BCAD1" w:rsidR="00864891" w:rsidRDefault="00000000">
          <w:pPr>
            <w:pStyle w:val="TOC2"/>
            <w:tabs>
              <w:tab w:val="right" w:leader="dot" w:pos="9016"/>
            </w:tabs>
            <w:rPr>
              <w:noProof/>
              <w:lang w:eastAsia="en-AU"/>
            </w:rPr>
          </w:pPr>
          <w:hyperlink w:anchor="_Toc114436138" w:history="1">
            <w:r w:rsidR="00864891" w:rsidRPr="00803ACB">
              <w:rPr>
                <w:rStyle w:val="Hyperlink"/>
                <w:noProof/>
              </w:rPr>
              <w:t>5.8 Immovable</w:t>
            </w:r>
            <w:r w:rsidR="00864891">
              <w:rPr>
                <w:noProof/>
                <w:webHidden/>
              </w:rPr>
              <w:tab/>
            </w:r>
            <w:r w:rsidR="00864891">
              <w:rPr>
                <w:noProof/>
                <w:webHidden/>
              </w:rPr>
              <w:fldChar w:fldCharType="begin"/>
            </w:r>
            <w:r w:rsidR="00864891">
              <w:rPr>
                <w:noProof/>
                <w:webHidden/>
              </w:rPr>
              <w:instrText xml:space="preserve"> PAGEREF _Toc114436138 \h </w:instrText>
            </w:r>
            <w:r w:rsidR="00864891">
              <w:rPr>
                <w:noProof/>
                <w:webHidden/>
              </w:rPr>
            </w:r>
            <w:r w:rsidR="00864891">
              <w:rPr>
                <w:noProof/>
                <w:webHidden/>
              </w:rPr>
              <w:fldChar w:fldCharType="separate"/>
            </w:r>
            <w:r w:rsidR="00864891">
              <w:rPr>
                <w:noProof/>
                <w:webHidden/>
              </w:rPr>
              <w:t>15</w:t>
            </w:r>
            <w:r w:rsidR="00864891">
              <w:rPr>
                <w:noProof/>
                <w:webHidden/>
              </w:rPr>
              <w:fldChar w:fldCharType="end"/>
            </w:r>
          </w:hyperlink>
        </w:p>
        <w:p w14:paraId="566A01F0" w14:textId="54E61892" w:rsidR="00864891" w:rsidRDefault="00000000">
          <w:pPr>
            <w:pStyle w:val="TOC2"/>
            <w:tabs>
              <w:tab w:val="right" w:leader="dot" w:pos="9016"/>
            </w:tabs>
            <w:rPr>
              <w:noProof/>
              <w:lang w:eastAsia="en-AU"/>
            </w:rPr>
          </w:pPr>
          <w:hyperlink w:anchor="_Toc114436139" w:history="1">
            <w:r w:rsidR="00864891" w:rsidRPr="00803ACB">
              <w:rPr>
                <w:rStyle w:val="Hyperlink"/>
                <w:noProof/>
              </w:rPr>
              <w:t>5.9 Resource</w:t>
            </w:r>
            <w:r w:rsidR="00864891">
              <w:rPr>
                <w:noProof/>
                <w:webHidden/>
              </w:rPr>
              <w:tab/>
            </w:r>
            <w:r w:rsidR="00864891">
              <w:rPr>
                <w:noProof/>
                <w:webHidden/>
              </w:rPr>
              <w:fldChar w:fldCharType="begin"/>
            </w:r>
            <w:r w:rsidR="00864891">
              <w:rPr>
                <w:noProof/>
                <w:webHidden/>
              </w:rPr>
              <w:instrText xml:space="preserve"> PAGEREF _Toc114436139 \h </w:instrText>
            </w:r>
            <w:r w:rsidR="00864891">
              <w:rPr>
                <w:noProof/>
                <w:webHidden/>
              </w:rPr>
            </w:r>
            <w:r w:rsidR="00864891">
              <w:rPr>
                <w:noProof/>
                <w:webHidden/>
              </w:rPr>
              <w:fldChar w:fldCharType="separate"/>
            </w:r>
            <w:r w:rsidR="00864891">
              <w:rPr>
                <w:noProof/>
                <w:webHidden/>
              </w:rPr>
              <w:t>16</w:t>
            </w:r>
            <w:r w:rsidR="00864891">
              <w:rPr>
                <w:noProof/>
                <w:webHidden/>
              </w:rPr>
              <w:fldChar w:fldCharType="end"/>
            </w:r>
          </w:hyperlink>
        </w:p>
        <w:p w14:paraId="3BD9337F" w14:textId="37B7F029" w:rsidR="00864891" w:rsidRDefault="00000000">
          <w:pPr>
            <w:pStyle w:val="TOC2"/>
            <w:tabs>
              <w:tab w:val="right" w:leader="dot" w:pos="9016"/>
            </w:tabs>
            <w:rPr>
              <w:noProof/>
              <w:lang w:eastAsia="en-AU"/>
            </w:rPr>
          </w:pPr>
          <w:hyperlink w:anchor="_Toc114436140" w:history="1">
            <w:r w:rsidR="00864891" w:rsidRPr="00803ACB">
              <w:rPr>
                <w:rStyle w:val="Hyperlink"/>
                <w:noProof/>
              </w:rPr>
              <w:t>5.10 Location</w:t>
            </w:r>
            <w:r w:rsidR="00864891">
              <w:rPr>
                <w:noProof/>
                <w:webHidden/>
              </w:rPr>
              <w:tab/>
            </w:r>
            <w:r w:rsidR="00864891">
              <w:rPr>
                <w:noProof/>
                <w:webHidden/>
              </w:rPr>
              <w:fldChar w:fldCharType="begin"/>
            </w:r>
            <w:r w:rsidR="00864891">
              <w:rPr>
                <w:noProof/>
                <w:webHidden/>
              </w:rPr>
              <w:instrText xml:space="preserve"> PAGEREF _Toc114436140 \h </w:instrText>
            </w:r>
            <w:r w:rsidR="00864891">
              <w:rPr>
                <w:noProof/>
                <w:webHidden/>
              </w:rPr>
            </w:r>
            <w:r w:rsidR="00864891">
              <w:rPr>
                <w:noProof/>
                <w:webHidden/>
              </w:rPr>
              <w:fldChar w:fldCharType="separate"/>
            </w:r>
            <w:r w:rsidR="00864891">
              <w:rPr>
                <w:noProof/>
                <w:webHidden/>
              </w:rPr>
              <w:t>16</w:t>
            </w:r>
            <w:r w:rsidR="00864891">
              <w:rPr>
                <w:noProof/>
                <w:webHidden/>
              </w:rPr>
              <w:fldChar w:fldCharType="end"/>
            </w:r>
          </w:hyperlink>
        </w:p>
        <w:p w14:paraId="16996AC7" w14:textId="63B5C7AF" w:rsidR="00864891" w:rsidRDefault="00000000">
          <w:pPr>
            <w:pStyle w:val="TOC2"/>
            <w:tabs>
              <w:tab w:val="right" w:leader="dot" w:pos="9016"/>
            </w:tabs>
            <w:rPr>
              <w:noProof/>
              <w:lang w:eastAsia="en-AU"/>
            </w:rPr>
          </w:pPr>
          <w:hyperlink w:anchor="_Toc114436141" w:history="1">
            <w:r w:rsidR="00864891" w:rsidRPr="00803ACB">
              <w:rPr>
                <w:rStyle w:val="Hyperlink"/>
                <w:noProof/>
              </w:rPr>
              <w:t>5.11 Category</w:t>
            </w:r>
            <w:r w:rsidR="00864891">
              <w:rPr>
                <w:noProof/>
                <w:webHidden/>
              </w:rPr>
              <w:tab/>
            </w:r>
            <w:r w:rsidR="00864891">
              <w:rPr>
                <w:noProof/>
                <w:webHidden/>
              </w:rPr>
              <w:fldChar w:fldCharType="begin"/>
            </w:r>
            <w:r w:rsidR="00864891">
              <w:rPr>
                <w:noProof/>
                <w:webHidden/>
              </w:rPr>
              <w:instrText xml:space="preserve"> PAGEREF _Toc114436141 \h </w:instrText>
            </w:r>
            <w:r w:rsidR="00864891">
              <w:rPr>
                <w:noProof/>
                <w:webHidden/>
              </w:rPr>
            </w:r>
            <w:r w:rsidR="00864891">
              <w:rPr>
                <w:noProof/>
                <w:webHidden/>
              </w:rPr>
              <w:fldChar w:fldCharType="separate"/>
            </w:r>
            <w:r w:rsidR="00864891">
              <w:rPr>
                <w:noProof/>
                <w:webHidden/>
              </w:rPr>
              <w:t>16</w:t>
            </w:r>
            <w:r w:rsidR="00864891">
              <w:rPr>
                <w:noProof/>
                <w:webHidden/>
              </w:rPr>
              <w:fldChar w:fldCharType="end"/>
            </w:r>
          </w:hyperlink>
        </w:p>
        <w:p w14:paraId="16A20D64" w14:textId="317E7469" w:rsidR="00864891" w:rsidRDefault="00000000">
          <w:pPr>
            <w:pStyle w:val="TOC2"/>
            <w:tabs>
              <w:tab w:val="right" w:leader="dot" w:pos="9016"/>
            </w:tabs>
            <w:rPr>
              <w:noProof/>
              <w:lang w:eastAsia="en-AU"/>
            </w:rPr>
          </w:pPr>
          <w:hyperlink w:anchor="_Toc114436142" w:history="1">
            <w:r w:rsidR="00864891" w:rsidRPr="00803ACB">
              <w:rPr>
                <w:rStyle w:val="Hyperlink"/>
                <w:noProof/>
              </w:rPr>
              <w:t>5.12 Privilege</w:t>
            </w:r>
            <w:r w:rsidR="00864891">
              <w:rPr>
                <w:noProof/>
                <w:webHidden/>
              </w:rPr>
              <w:tab/>
            </w:r>
            <w:r w:rsidR="00864891">
              <w:rPr>
                <w:noProof/>
                <w:webHidden/>
              </w:rPr>
              <w:fldChar w:fldCharType="begin"/>
            </w:r>
            <w:r w:rsidR="00864891">
              <w:rPr>
                <w:noProof/>
                <w:webHidden/>
              </w:rPr>
              <w:instrText xml:space="preserve"> PAGEREF _Toc114436142 \h </w:instrText>
            </w:r>
            <w:r w:rsidR="00864891">
              <w:rPr>
                <w:noProof/>
                <w:webHidden/>
              </w:rPr>
            </w:r>
            <w:r w:rsidR="00864891">
              <w:rPr>
                <w:noProof/>
                <w:webHidden/>
              </w:rPr>
              <w:fldChar w:fldCharType="separate"/>
            </w:r>
            <w:r w:rsidR="00864891">
              <w:rPr>
                <w:noProof/>
                <w:webHidden/>
              </w:rPr>
              <w:t>16</w:t>
            </w:r>
            <w:r w:rsidR="00864891">
              <w:rPr>
                <w:noProof/>
                <w:webHidden/>
              </w:rPr>
              <w:fldChar w:fldCharType="end"/>
            </w:r>
          </w:hyperlink>
        </w:p>
        <w:p w14:paraId="61E87889" w14:textId="155D46E5" w:rsidR="00864891" w:rsidRDefault="00000000">
          <w:pPr>
            <w:pStyle w:val="TOC2"/>
            <w:tabs>
              <w:tab w:val="right" w:leader="dot" w:pos="9016"/>
            </w:tabs>
            <w:rPr>
              <w:noProof/>
              <w:lang w:eastAsia="en-AU"/>
            </w:rPr>
          </w:pPr>
          <w:hyperlink w:anchor="_Toc114436143" w:history="1">
            <w:r w:rsidR="00864891" w:rsidRPr="00803ACB">
              <w:rPr>
                <w:rStyle w:val="Hyperlink"/>
                <w:noProof/>
              </w:rPr>
              <w:t>5.13 Course</w:t>
            </w:r>
            <w:r w:rsidR="00864891">
              <w:rPr>
                <w:noProof/>
                <w:webHidden/>
              </w:rPr>
              <w:tab/>
            </w:r>
            <w:r w:rsidR="00864891">
              <w:rPr>
                <w:noProof/>
                <w:webHidden/>
              </w:rPr>
              <w:fldChar w:fldCharType="begin"/>
            </w:r>
            <w:r w:rsidR="00864891">
              <w:rPr>
                <w:noProof/>
                <w:webHidden/>
              </w:rPr>
              <w:instrText xml:space="preserve"> PAGEREF _Toc114436143 \h </w:instrText>
            </w:r>
            <w:r w:rsidR="00864891">
              <w:rPr>
                <w:noProof/>
                <w:webHidden/>
              </w:rPr>
            </w:r>
            <w:r w:rsidR="00864891">
              <w:rPr>
                <w:noProof/>
                <w:webHidden/>
              </w:rPr>
              <w:fldChar w:fldCharType="separate"/>
            </w:r>
            <w:r w:rsidR="00864891">
              <w:rPr>
                <w:noProof/>
                <w:webHidden/>
              </w:rPr>
              <w:t>16</w:t>
            </w:r>
            <w:r w:rsidR="00864891">
              <w:rPr>
                <w:noProof/>
                <w:webHidden/>
              </w:rPr>
              <w:fldChar w:fldCharType="end"/>
            </w:r>
          </w:hyperlink>
        </w:p>
        <w:p w14:paraId="2E651D5A" w14:textId="26F10FCA" w:rsidR="00864891" w:rsidRDefault="00000000">
          <w:pPr>
            <w:pStyle w:val="TOC1"/>
            <w:tabs>
              <w:tab w:val="left" w:pos="440"/>
              <w:tab w:val="right" w:leader="dot" w:pos="9016"/>
            </w:tabs>
            <w:rPr>
              <w:noProof/>
              <w:lang w:eastAsia="en-AU"/>
            </w:rPr>
          </w:pPr>
          <w:hyperlink w:anchor="_Toc114436144" w:history="1">
            <w:r w:rsidR="00864891" w:rsidRPr="00803ACB">
              <w:rPr>
                <w:rStyle w:val="Hyperlink"/>
                <w:noProof/>
              </w:rPr>
              <w:t>6.</w:t>
            </w:r>
            <w:r w:rsidR="00864891">
              <w:rPr>
                <w:noProof/>
                <w:lang w:eastAsia="en-AU"/>
              </w:rPr>
              <w:tab/>
            </w:r>
            <w:r w:rsidR="00864891" w:rsidRPr="00803ACB">
              <w:rPr>
                <w:rStyle w:val="Hyperlink"/>
                <w:noProof/>
              </w:rPr>
              <w:t>Normalised Relational Schema (DBDL)</w:t>
            </w:r>
            <w:r w:rsidR="00864891">
              <w:rPr>
                <w:noProof/>
                <w:webHidden/>
              </w:rPr>
              <w:tab/>
            </w:r>
            <w:r w:rsidR="00864891">
              <w:rPr>
                <w:noProof/>
                <w:webHidden/>
              </w:rPr>
              <w:fldChar w:fldCharType="begin"/>
            </w:r>
            <w:r w:rsidR="00864891">
              <w:rPr>
                <w:noProof/>
                <w:webHidden/>
              </w:rPr>
              <w:instrText xml:space="preserve"> PAGEREF _Toc114436144 \h </w:instrText>
            </w:r>
            <w:r w:rsidR="00864891">
              <w:rPr>
                <w:noProof/>
                <w:webHidden/>
              </w:rPr>
            </w:r>
            <w:r w:rsidR="00864891">
              <w:rPr>
                <w:noProof/>
                <w:webHidden/>
              </w:rPr>
              <w:fldChar w:fldCharType="separate"/>
            </w:r>
            <w:r w:rsidR="00864891">
              <w:rPr>
                <w:noProof/>
                <w:webHidden/>
              </w:rPr>
              <w:t>16</w:t>
            </w:r>
            <w:r w:rsidR="00864891">
              <w:rPr>
                <w:noProof/>
                <w:webHidden/>
              </w:rPr>
              <w:fldChar w:fldCharType="end"/>
            </w:r>
          </w:hyperlink>
        </w:p>
        <w:p w14:paraId="7823C9A7" w14:textId="37338550" w:rsidR="00864891" w:rsidRDefault="00000000">
          <w:pPr>
            <w:pStyle w:val="TOC2"/>
            <w:tabs>
              <w:tab w:val="right" w:leader="dot" w:pos="9016"/>
            </w:tabs>
            <w:rPr>
              <w:noProof/>
              <w:lang w:eastAsia="en-AU"/>
            </w:rPr>
          </w:pPr>
          <w:hyperlink w:anchor="_Toc114436145" w:history="1">
            <w:r w:rsidR="00864891" w:rsidRPr="00803ACB">
              <w:rPr>
                <w:rStyle w:val="Hyperlink"/>
                <w:noProof/>
              </w:rPr>
              <w:t>6.1 Member</w:t>
            </w:r>
            <w:r w:rsidR="00864891">
              <w:rPr>
                <w:noProof/>
                <w:webHidden/>
              </w:rPr>
              <w:tab/>
            </w:r>
            <w:r w:rsidR="00864891">
              <w:rPr>
                <w:noProof/>
                <w:webHidden/>
              </w:rPr>
              <w:fldChar w:fldCharType="begin"/>
            </w:r>
            <w:r w:rsidR="00864891">
              <w:rPr>
                <w:noProof/>
                <w:webHidden/>
              </w:rPr>
              <w:instrText xml:space="preserve"> PAGEREF _Toc114436145 \h </w:instrText>
            </w:r>
            <w:r w:rsidR="00864891">
              <w:rPr>
                <w:noProof/>
                <w:webHidden/>
              </w:rPr>
            </w:r>
            <w:r w:rsidR="00864891">
              <w:rPr>
                <w:noProof/>
                <w:webHidden/>
              </w:rPr>
              <w:fldChar w:fldCharType="separate"/>
            </w:r>
            <w:r w:rsidR="00864891">
              <w:rPr>
                <w:noProof/>
                <w:webHidden/>
              </w:rPr>
              <w:t>16</w:t>
            </w:r>
            <w:r w:rsidR="00864891">
              <w:rPr>
                <w:noProof/>
                <w:webHidden/>
              </w:rPr>
              <w:fldChar w:fldCharType="end"/>
            </w:r>
          </w:hyperlink>
        </w:p>
        <w:p w14:paraId="0FFC0235" w14:textId="5D8958E6" w:rsidR="00864891" w:rsidRDefault="00000000">
          <w:pPr>
            <w:pStyle w:val="TOC2"/>
            <w:tabs>
              <w:tab w:val="right" w:leader="dot" w:pos="9016"/>
            </w:tabs>
            <w:rPr>
              <w:noProof/>
              <w:lang w:eastAsia="en-AU"/>
            </w:rPr>
          </w:pPr>
          <w:hyperlink w:anchor="_Toc114436146" w:history="1">
            <w:r w:rsidR="00864891" w:rsidRPr="00803ACB">
              <w:rPr>
                <w:rStyle w:val="Hyperlink"/>
                <w:noProof/>
              </w:rPr>
              <w:t>6.2 Staff</w:t>
            </w:r>
            <w:r w:rsidR="00864891">
              <w:rPr>
                <w:noProof/>
                <w:webHidden/>
              </w:rPr>
              <w:tab/>
            </w:r>
            <w:r w:rsidR="00864891">
              <w:rPr>
                <w:noProof/>
                <w:webHidden/>
              </w:rPr>
              <w:fldChar w:fldCharType="begin"/>
            </w:r>
            <w:r w:rsidR="00864891">
              <w:rPr>
                <w:noProof/>
                <w:webHidden/>
              </w:rPr>
              <w:instrText xml:space="preserve"> PAGEREF _Toc114436146 \h </w:instrText>
            </w:r>
            <w:r w:rsidR="00864891">
              <w:rPr>
                <w:noProof/>
                <w:webHidden/>
              </w:rPr>
            </w:r>
            <w:r w:rsidR="00864891">
              <w:rPr>
                <w:noProof/>
                <w:webHidden/>
              </w:rPr>
              <w:fldChar w:fldCharType="separate"/>
            </w:r>
            <w:r w:rsidR="00864891">
              <w:rPr>
                <w:noProof/>
                <w:webHidden/>
              </w:rPr>
              <w:t>17</w:t>
            </w:r>
            <w:r w:rsidR="00864891">
              <w:rPr>
                <w:noProof/>
                <w:webHidden/>
              </w:rPr>
              <w:fldChar w:fldCharType="end"/>
            </w:r>
          </w:hyperlink>
        </w:p>
        <w:p w14:paraId="51ED6C84" w14:textId="26578DC7" w:rsidR="00864891" w:rsidRDefault="00000000">
          <w:pPr>
            <w:pStyle w:val="TOC2"/>
            <w:tabs>
              <w:tab w:val="right" w:leader="dot" w:pos="9016"/>
            </w:tabs>
            <w:rPr>
              <w:noProof/>
              <w:lang w:eastAsia="en-AU"/>
            </w:rPr>
          </w:pPr>
          <w:hyperlink w:anchor="_Toc114436147" w:history="1">
            <w:r w:rsidR="00864891" w:rsidRPr="00803ACB">
              <w:rPr>
                <w:rStyle w:val="Hyperlink"/>
                <w:noProof/>
              </w:rPr>
              <w:t>6.3 Student</w:t>
            </w:r>
            <w:r w:rsidR="00864891">
              <w:rPr>
                <w:noProof/>
                <w:webHidden/>
              </w:rPr>
              <w:tab/>
            </w:r>
            <w:r w:rsidR="00864891">
              <w:rPr>
                <w:noProof/>
                <w:webHidden/>
              </w:rPr>
              <w:fldChar w:fldCharType="begin"/>
            </w:r>
            <w:r w:rsidR="00864891">
              <w:rPr>
                <w:noProof/>
                <w:webHidden/>
              </w:rPr>
              <w:instrText xml:space="preserve"> PAGEREF _Toc114436147 \h </w:instrText>
            </w:r>
            <w:r w:rsidR="00864891">
              <w:rPr>
                <w:noProof/>
                <w:webHidden/>
              </w:rPr>
            </w:r>
            <w:r w:rsidR="00864891">
              <w:rPr>
                <w:noProof/>
                <w:webHidden/>
              </w:rPr>
              <w:fldChar w:fldCharType="separate"/>
            </w:r>
            <w:r w:rsidR="00864891">
              <w:rPr>
                <w:noProof/>
                <w:webHidden/>
              </w:rPr>
              <w:t>18</w:t>
            </w:r>
            <w:r w:rsidR="00864891">
              <w:rPr>
                <w:noProof/>
                <w:webHidden/>
              </w:rPr>
              <w:fldChar w:fldCharType="end"/>
            </w:r>
          </w:hyperlink>
        </w:p>
        <w:p w14:paraId="1C68E5D0" w14:textId="1A58DF5C" w:rsidR="00864891" w:rsidRDefault="00000000">
          <w:pPr>
            <w:pStyle w:val="TOC2"/>
            <w:tabs>
              <w:tab w:val="right" w:leader="dot" w:pos="9016"/>
            </w:tabs>
            <w:rPr>
              <w:noProof/>
              <w:lang w:eastAsia="en-AU"/>
            </w:rPr>
          </w:pPr>
          <w:hyperlink w:anchor="_Toc114436148" w:history="1">
            <w:r w:rsidR="00864891" w:rsidRPr="00803ACB">
              <w:rPr>
                <w:rStyle w:val="Hyperlink"/>
                <w:noProof/>
              </w:rPr>
              <w:t>6.4 Reservation</w:t>
            </w:r>
            <w:r w:rsidR="00864891">
              <w:rPr>
                <w:noProof/>
                <w:webHidden/>
              </w:rPr>
              <w:tab/>
            </w:r>
            <w:r w:rsidR="00864891">
              <w:rPr>
                <w:noProof/>
                <w:webHidden/>
              </w:rPr>
              <w:fldChar w:fldCharType="begin"/>
            </w:r>
            <w:r w:rsidR="00864891">
              <w:rPr>
                <w:noProof/>
                <w:webHidden/>
              </w:rPr>
              <w:instrText xml:space="preserve"> PAGEREF _Toc114436148 \h </w:instrText>
            </w:r>
            <w:r w:rsidR="00864891">
              <w:rPr>
                <w:noProof/>
                <w:webHidden/>
              </w:rPr>
            </w:r>
            <w:r w:rsidR="00864891">
              <w:rPr>
                <w:noProof/>
                <w:webHidden/>
              </w:rPr>
              <w:fldChar w:fldCharType="separate"/>
            </w:r>
            <w:r w:rsidR="00864891">
              <w:rPr>
                <w:noProof/>
                <w:webHidden/>
              </w:rPr>
              <w:t>18</w:t>
            </w:r>
            <w:r w:rsidR="00864891">
              <w:rPr>
                <w:noProof/>
                <w:webHidden/>
              </w:rPr>
              <w:fldChar w:fldCharType="end"/>
            </w:r>
          </w:hyperlink>
        </w:p>
        <w:p w14:paraId="7F451894" w14:textId="407E7415" w:rsidR="00864891" w:rsidRDefault="00000000">
          <w:pPr>
            <w:pStyle w:val="TOC2"/>
            <w:tabs>
              <w:tab w:val="right" w:leader="dot" w:pos="9016"/>
            </w:tabs>
            <w:rPr>
              <w:noProof/>
              <w:lang w:eastAsia="en-AU"/>
            </w:rPr>
          </w:pPr>
          <w:hyperlink w:anchor="_Toc114436149" w:history="1">
            <w:r w:rsidR="00864891" w:rsidRPr="00803ACB">
              <w:rPr>
                <w:rStyle w:val="Hyperlink"/>
                <w:noProof/>
              </w:rPr>
              <w:t>6.5 Loan</w:t>
            </w:r>
            <w:r w:rsidR="00864891">
              <w:rPr>
                <w:noProof/>
                <w:webHidden/>
              </w:rPr>
              <w:tab/>
            </w:r>
            <w:r w:rsidR="00864891">
              <w:rPr>
                <w:noProof/>
                <w:webHidden/>
              </w:rPr>
              <w:fldChar w:fldCharType="begin"/>
            </w:r>
            <w:r w:rsidR="00864891">
              <w:rPr>
                <w:noProof/>
                <w:webHidden/>
              </w:rPr>
              <w:instrText xml:space="preserve"> PAGEREF _Toc114436149 \h </w:instrText>
            </w:r>
            <w:r w:rsidR="00864891">
              <w:rPr>
                <w:noProof/>
                <w:webHidden/>
              </w:rPr>
            </w:r>
            <w:r w:rsidR="00864891">
              <w:rPr>
                <w:noProof/>
                <w:webHidden/>
              </w:rPr>
              <w:fldChar w:fldCharType="separate"/>
            </w:r>
            <w:r w:rsidR="00864891">
              <w:rPr>
                <w:noProof/>
                <w:webHidden/>
              </w:rPr>
              <w:t>19</w:t>
            </w:r>
            <w:r w:rsidR="00864891">
              <w:rPr>
                <w:noProof/>
                <w:webHidden/>
              </w:rPr>
              <w:fldChar w:fldCharType="end"/>
            </w:r>
          </w:hyperlink>
        </w:p>
        <w:p w14:paraId="18CCD290" w14:textId="003C3172" w:rsidR="00864891" w:rsidRDefault="00000000">
          <w:pPr>
            <w:pStyle w:val="TOC2"/>
            <w:tabs>
              <w:tab w:val="right" w:leader="dot" w:pos="9016"/>
            </w:tabs>
            <w:rPr>
              <w:noProof/>
              <w:lang w:eastAsia="en-AU"/>
            </w:rPr>
          </w:pPr>
          <w:hyperlink w:anchor="_Toc114436150" w:history="1">
            <w:r w:rsidR="00864891" w:rsidRPr="00803ACB">
              <w:rPr>
                <w:rStyle w:val="Hyperlink"/>
                <w:noProof/>
              </w:rPr>
              <w:t>6.6 Acquisition</w:t>
            </w:r>
            <w:r w:rsidR="00864891">
              <w:rPr>
                <w:noProof/>
                <w:webHidden/>
              </w:rPr>
              <w:tab/>
            </w:r>
            <w:r w:rsidR="00864891">
              <w:rPr>
                <w:noProof/>
                <w:webHidden/>
              </w:rPr>
              <w:fldChar w:fldCharType="begin"/>
            </w:r>
            <w:r w:rsidR="00864891">
              <w:rPr>
                <w:noProof/>
                <w:webHidden/>
              </w:rPr>
              <w:instrText xml:space="preserve"> PAGEREF _Toc114436150 \h </w:instrText>
            </w:r>
            <w:r w:rsidR="00864891">
              <w:rPr>
                <w:noProof/>
                <w:webHidden/>
              </w:rPr>
            </w:r>
            <w:r w:rsidR="00864891">
              <w:rPr>
                <w:noProof/>
                <w:webHidden/>
              </w:rPr>
              <w:fldChar w:fldCharType="separate"/>
            </w:r>
            <w:r w:rsidR="00864891">
              <w:rPr>
                <w:noProof/>
                <w:webHidden/>
              </w:rPr>
              <w:t>19</w:t>
            </w:r>
            <w:r w:rsidR="00864891">
              <w:rPr>
                <w:noProof/>
                <w:webHidden/>
              </w:rPr>
              <w:fldChar w:fldCharType="end"/>
            </w:r>
          </w:hyperlink>
        </w:p>
        <w:p w14:paraId="04B6AE44" w14:textId="0F88FC7E" w:rsidR="00864891" w:rsidRDefault="00000000">
          <w:pPr>
            <w:pStyle w:val="TOC2"/>
            <w:tabs>
              <w:tab w:val="right" w:leader="dot" w:pos="9016"/>
            </w:tabs>
            <w:rPr>
              <w:noProof/>
              <w:lang w:eastAsia="en-AU"/>
            </w:rPr>
          </w:pPr>
          <w:hyperlink w:anchor="_Toc114436151" w:history="1">
            <w:r w:rsidR="00864891" w:rsidRPr="00803ACB">
              <w:rPr>
                <w:rStyle w:val="Hyperlink"/>
                <w:noProof/>
              </w:rPr>
              <w:t>6.7 Moveable</w:t>
            </w:r>
            <w:r w:rsidR="00864891">
              <w:rPr>
                <w:noProof/>
                <w:webHidden/>
              </w:rPr>
              <w:tab/>
            </w:r>
            <w:r w:rsidR="00864891">
              <w:rPr>
                <w:noProof/>
                <w:webHidden/>
              </w:rPr>
              <w:fldChar w:fldCharType="begin"/>
            </w:r>
            <w:r w:rsidR="00864891">
              <w:rPr>
                <w:noProof/>
                <w:webHidden/>
              </w:rPr>
              <w:instrText xml:space="preserve"> PAGEREF _Toc114436151 \h </w:instrText>
            </w:r>
            <w:r w:rsidR="00864891">
              <w:rPr>
                <w:noProof/>
                <w:webHidden/>
              </w:rPr>
            </w:r>
            <w:r w:rsidR="00864891">
              <w:rPr>
                <w:noProof/>
                <w:webHidden/>
              </w:rPr>
              <w:fldChar w:fldCharType="separate"/>
            </w:r>
            <w:r w:rsidR="00864891">
              <w:rPr>
                <w:noProof/>
                <w:webHidden/>
              </w:rPr>
              <w:t>20</w:t>
            </w:r>
            <w:r w:rsidR="00864891">
              <w:rPr>
                <w:noProof/>
                <w:webHidden/>
              </w:rPr>
              <w:fldChar w:fldCharType="end"/>
            </w:r>
          </w:hyperlink>
        </w:p>
        <w:p w14:paraId="6F4812E9" w14:textId="5A788D6C" w:rsidR="00864891" w:rsidRDefault="00000000">
          <w:pPr>
            <w:pStyle w:val="TOC2"/>
            <w:tabs>
              <w:tab w:val="right" w:leader="dot" w:pos="9016"/>
            </w:tabs>
            <w:rPr>
              <w:noProof/>
              <w:lang w:eastAsia="en-AU"/>
            </w:rPr>
          </w:pPr>
          <w:hyperlink w:anchor="_Toc114436152" w:history="1">
            <w:r w:rsidR="00864891" w:rsidRPr="00803ACB">
              <w:rPr>
                <w:rStyle w:val="Hyperlink"/>
                <w:noProof/>
              </w:rPr>
              <w:t>6.8 Immovable</w:t>
            </w:r>
            <w:r w:rsidR="00864891">
              <w:rPr>
                <w:noProof/>
                <w:webHidden/>
              </w:rPr>
              <w:tab/>
            </w:r>
            <w:r w:rsidR="00864891">
              <w:rPr>
                <w:noProof/>
                <w:webHidden/>
              </w:rPr>
              <w:fldChar w:fldCharType="begin"/>
            </w:r>
            <w:r w:rsidR="00864891">
              <w:rPr>
                <w:noProof/>
                <w:webHidden/>
              </w:rPr>
              <w:instrText xml:space="preserve"> PAGEREF _Toc114436152 \h </w:instrText>
            </w:r>
            <w:r w:rsidR="00864891">
              <w:rPr>
                <w:noProof/>
                <w:webHidden/>
              </w:rPr>
            </w:r>
            <w:r w:rsidR="00864891">
              <w:rPr>
                <w:noProof/>
                <w:webHidden/>
              </w:rPr>
              <w:fldChar w:fldCharType="separate"/>
            </w:r>
            <w:r w:rsidR="00864891">
              <w:rPr>
                <w:noProof/>
                <w:webHidden/>
              </w:rPr>
              <w:t>20</w:t>
            </w:r>
            <w:r w:rsidR="00864891">
              <w:rPr>
                <w:noProof/>
                <w:webHidden/>
              </w:rPr>
              <w:fldChar w:fldCharType="end"/>
            </w:r>
          </w:hyperlink>
        </w:p>
        <w:p w14:paraId="3B0A54EE" w14:textId="61CC45CB" w:rsidR="00864891" w:rsidRDefault="00000000">
          <w:pPr>
            <w:pStyle w:val="TOC2"/>
            <w:tabs>
              <w:tab w:val="right" w:leader="dot" w:pos="9016"/>
            </w:tabs>
            <w:rPr>
              <w:noProof/>
              <w:lang w:eastAsia="en-AU"/>
            </w:rPr>
          </w:pPr>
          <w:hyperlink w:anchor="_Toc114436153" w:history="1">
            <w:r w:rsidR="00864891" w:rsidRPr="00803ACB">
              <w:rPr>
                <w:rStyle w:val="Hyperlink"/>
                <w:noProof/>
              </w:rPr>
              <w:t>6.9 Resource</w:t>
            </w:r>
            <w:r w:rsidR="00864891">
              <w:rPr>
                <w:noProof/>
                <w:webHidden/>
              </w:rPr>
              <w:tab/>
            </w:r>
            <w:r w:rsidR="00864891">
              <w:rPr>
                <w:noProof/>
                <w:webHidden/>
              </w:rPr>
              <w:fldChar w:fldCharType="begin"/>
            </w:r>
            <w:r w:rsidR="00864891">
              <w:rPr>
                <w:noProof/>
                <w:webHidden/>
              </w:rPr>
              <w:instrText xml:space="preserve"> PAGEREF _Toc114436153 \h </w:instrText>
            </w:r>
            <w:r w:rsidR="00864891">
              <w:rPr>
                <w:noProof/>
                <w:webHidden/>
              </w:rPr>
            </w:r>
            <w:r w:rsidR="00864891">
              <w:rPr>
                <w:noProof/>
                <w:webHidden/>
              </w:rPr>
              <w:fldChar w:fldCharType="separate"/>
            </w:r>
            <w:r w:rsidR="00864891">
              <w:rPr>
                <w:noProof/>
                <w:webHidden/>
              </w:rPr>
              <w:t>21</w:t>
            </w:r>
            <w:r w:rsidR="00864891">
              <w:rPr>
                <w:noProof/>
                <w:webHidden/>
              </w:rPr>
              <w:fldChar w:fldCharType="end"/>
            </w:r>
          </w:hyperlink>
        </w:p>
        <w:p w14:paraId="1668F1AD" w14:textId="3A273EA7" w:rsidR="00864891" w:rsidRDefault="00000000">
          <w:pPr>
            <w:pStyle w:val="TOC2"/>
            <w:tabs>
              <w:tab w:val="right" w:leader="dot" w:pos="9016"/>
            </w:tabs>
            <w:rPr>
              <w:noProof/>
              <w:lang w:eastAsia="en-AU"/>
            </w:rPr>
          </w:pPr>
          <w:hyperlink w:anchor="_Toc114436154" w:history="1">
            <w:r w:rsidR="00864891" w:rsidRPr="00803ACB">
              <w:rPr>
                <w:rStyle w:val="Hyperlink"/>
                <w:noProof/>
              </w:rPr>
              <w:t>6.10 Location</w:t>
            </w:r>
            <w:r w:rsidR="00864891">
              <w:rPr>
                <w:noProof/>
                <w:webHidden/>
              </w:rPr>
              <w:tab/>
            </w:r>
            <w:r w:rsidR="00864891">
              <w:rPr>
                <w:noProof/>
                <w:webHidden/>
              </w:rPr>
              <w:fldChar w:fldCharType="begin"/>
            </w:r>
            <w:r w:rsidR="00864891">
              <w:rPr>
                <w:noProof/>
                <w:webHidden/>
              </w:rPr>
              <w:instrText xml:space="preserve"> PAGEREF _Toc114436154 \h </w:instrText>
            </w:r>
            <w:r w:rsidR="00864891">
              <w:rPr>
                <w:noProof/>
                <w:webHidden/>
              </w:rPr>
            </w:r>
            <w:r w:rsidR="00864891">
              <w:rPr>
                <w:noProof/>
                <w:webHidden/>
              </w:rPr>
              <w:fldChar w:fldCharType="separate"/>
            </w:r>
            <w:r w:rsidR="00864891">
              <w:rPr>
                <w:noProof/>
                <w:webHidden/>
              </w:rPr>
              <w:t>21</w:t>
            </w:r>
            <w:r w:rsidR="00864891">
              <w:rPr>
                <w:noProof/>
                <w:webHidden/>
              </w:rPr>
              <w:fldChar w:fldCharType="end"/>
            </w:r>
          </w:hyperlink>
        </w:p>
        <w:p w14:paraId="530C2AB3" w14:textId="6BF91900" w:rsidR="00864891" w:rsidRDefault="00000000">
          <w:pPr>
            <w:pStyle w:val="TOC2"/>
            <w:tabs>
              <w:tab w:val="right" w:leader="dot" w:pos="9016"/>
            </w:tabs>
            <w:rPr>
              <w:noProof/>
              <w:lang w:eastAsia="en-AU"/>
            </w:rPr>
          </w:pPr>
          <w:hyperlink w:anchor="_Toc114436155" w:history="1">
            <w:r w:rsidR="00864891" w:rsidRPr="00803ACB">
              <w:rPr>
                <w:rStyle w:val="Hyperlink"/>
                <w:noProof/>
              </w:rPr>
              <w:t>6.11 Category</w:t>
            </w:r>
            <w:r w:rsidR="00864891">
              <w:rPr>
                <w:noProof/>
                <w:webHidden/>
              </w:rPr>
              <w:tab/>
            </w:r>
            <w:r w:rsidR="00864891">
              <w:rPr>
                <w:noProof/>
                <w:webHidden/>
              </w:rPr>
              <w:fldChar w:fldCharType="begin"/>
            </w:r>
            <w:r w:rsidR="00864891">
              <w:rPr>
                <w:noProof/>
                <w:webHidden/>
              </w:rPr>
              <w:instrText xml:space="preserve"> PAGEREF _Toc114436155 \h </w:instrText>
            </w:r>
            <w:r w:rsidR="00864891">
              <w:rPr>
                <w:noProof/>
                <w:webHidden/>
              </w:rPr>
            </w:r>
            <w:r w:rsidR="00864891">
              <w:rPr>
                <w:noProof/>
                <w:webHidden/>
              </w:rPr>
              <w:fldChar w:fldCharType="separate"/>
            </w:r>
            <w:r w:rsidR="00864891">
              <w:rPr>
                <w:noProof/>
                <w:webHidden/>
              </w:rPr>
              <w:t>22</w:t>
            </w:r>
            <w:r w:rsidR="00864891">
              <w:rPr>
                <w:noProof/>
                <w:webHidden/>
              </w:rPr>
              <w:fldChar w:fldCharType="end"/>
            </w:r>
          </w:hyperlink>
        </w:p>
        <w:p w14:paraId="14CEFF5B" w14:textId="6FFBD5B2" w:rsidR="00864891" w:rsidRDefault="00000000">
          <w:pPr>
            <w:pStyle w:val="TOC2"/>
            <w:tabs>
              <w:tab w:val="right" w:leader="dot" w:pos="9016"/>
            </w:tabs>
            <w:rPr>
              <w:noProof/>
              <w:lang w:eastAsia="en-AU"/>
            </w:rPr>
          </w:pPr>
          <w:hyperlink w:anchor="_Toc114436156" w:history="1">
            <w:r w:rsidR="00864891" w:rsidRPr="00803ACB">
              <w:rPr>
                <w:rStyle w:val="Hyperlink"/>
                <w:noProof/>
              </w:rPr>
              <w:t>6.12 Privilege</w:t>
            </w:r>
            <w:r w:rsidR="00864891">
              <w:rPr>
                <w:noProof/>
                <w:webHidden/>
              </w:rPr>
              <w:tab/>
            </w:r>
            <w:r w:rsidR="00864891">
              <w:rPr>
                <w:noProof/>
                <w:webHidden/>
              </w:rPr>
              <w:fldChar w:fldCharType="begin"/>
            </w:r>
            <w:r w:rsidR="00864891">
              <w:rPr>
                <w:noProof/>
                <w:webHidden/>
              </w:rPr>
              <w:instrText xml:space="preserve"> PAGEREF _Toc114436156 \h </w:instrText>
            </w:r>
            <w:r w:rsidR="00864891">
              <w:rPr>
                <w:noProof/>
                <w:webHidden/>
              </w:rPr>
            </w:r>
            <w:r w:rsidR="00864891">
              <w:rPr>
                <w:noProof/>
                <w:webHidden/>
              </w:rPr>
              <w:fldChar w:fldCharType="separate"/>
            </w:r>
            <w:r w:rsidR="00864891">
              <w:rPr>
                <w:noProof/>
                <w:webHidden/>
              </w:rPr>
              <w:t>23</w:t>
            </w:r>
            <w:r w:rsidR="00864891">
              <w:rPr>
                <w:noProof/>
                <w:webHidden/>
              </w:rPr>
              <w:fldChar w:fldCharType="end"/>
            </w:r>
          </w:hyperlink>
        </w:p>
        <w:p w14:paraId="6426EFDE" w14:textId="041E8F6F" w:rsidR="00864891" w:rsidRDefault="00000000">
          <w:pPr>
            <w:pStyle w:val="TOC2"/>
            <w:tabs>
              <w:tab w:val="right" w:leader="dot" w:pos="9016"/>
            </w:tabs>
            <w:rPr>
              <w:noProof/>
              <w:lang w:eastAsia="en-AU"/>
            </w:rPr>
          </w:pPr>
          <w:hyperlink w:anchor="_Toc114436157" w:history="1">
            <w:r w:rsidR="00864891" w:rsidRPr="00803ACB">
              <w:rPr>
                <w:rStyle w:val="Hyperlink"/>
                <w:noProof/>
              </w:rPr>
              <w:t>6.13 Course</w:t>
            </w:r>
            <w:r w:rsidR="00864891">
              <w:rPr>
                <w:noProof/>
                <w:webHidden/>
              </w:rPr>
              <w:tab/>
            </w:r>
            <w:r w:rsidR="00864891">
              <w:rPr>
                <w:noProof/>
                <w:webHidden/>
              </w:rPr>
              <w:fldChar w:fldCharType="begin"/>
            </w:r>
            <w:r w:rsidR="00864891">
              <w:rPr>
                <w:noProof/>
                <w:webHidden/>
              </w:rPr>
              <w:instrText xml:space="preserve"> PAGEREF _Toc114436157 \h </w:instrText>
            </w:r>
            <w:r w:rsidR="00864891">
              <w:rPr>
                <w:noProof/>
                <w:webHidden/>
              </w:rPr>
            </w:r>
            <w:r w:rsidR="00864891">
              <w:rPr>
                <w:noProof/>
                <w:webHidden/>
              </w:rPr>
              <w:fldChar w:fldCharType="separate"/>
            </w:r>
            <w:r w:rsidR="00864891">
              <w:rPr>
                <w:noProof/>
                <w:webHidden/>
              </w:rPr>
              <w:t>23</w:t>
            </w:r>
            <w:r w:rsidR="00864891">
              <w:rPr>
                <w:noProof/>
                <w:webHidden/>
              </w:rPr>
              <w:fldChar w:fldCharType="end"/>
            </w:r>
          </w:hyperlink>
        </w:p>
        <w:p w14:paraId="44CCFF20" w14:textId="1515259D" w:rsidR="00864891" w:rsidRDefault="00000000">
          <w:pPr>
            <w:pStyle w:val="TOC2"/>
            <w:tabs>
              <w:tab w:val="right" w:leader="dot" w:pos="9016"/>
            </w:tabs>
            <w:rPr>
              <w:noProof/>
              <w:lang w:eastAsia="en-AU"/>
            </w:rPr>
          </w:pPr>
          <w:hyperlink w:anchor="_Toc114436158" w:history="1">
            <w:r w:rsidR="00864891" w:rsidRPr="00803ACB">
              <w:rPr>
                <w:rStyle w:val="Hyperlink"/>
                <w:noProof/>
              </w:rPr>
              <w:t>6.14 Conclusion</w:t>
            </w:r>
            <w:r w:rsidR="00864891">
              <w:rPr>
                <w:noProof/>
                <w:webHidden/>
              </w:rPr>
              <w:tab/>
            </w:r>
            <w:r w:rsidR="00864891">
              <w:rPr>
                <w:noProof/>
                <w:webHidden/>
              </w:rPr>
              <w:fldChar w:fldCharType="begin"/>
            </w:r>
            <w:r w:rsidR="00864891">
              <w:rPr>
                <w:noProof/>
                <w:webHidden/>
              </w:rPr>
              <w:instrText xml:space="preserve"> PAGEREF _Toc114436158 \h </w:instrText>
            </w:r>
            <w:r w:rsidR="00864891">
              <w:rPr>
                <w:noProof/>
                <w:webHidden/>
              </w:rPr>
            </w:r>
            <w:r w:rsidR="00864891">
              <w:rPr>
                <w:noProof/>
                <w:webHidden/>
              </w:rPr>
              <w:fldChar w:fldCharType="separate"/>
            </w:r>
            <w:r w:rsidR="00864891">
              <w:rPr>
                <w:noProof/>
                <w:webHidden/>
              </w:rPr>
              <w:t>24</w:t>
            </w:r>
            <w:r w:rsidR="00864891">
              <w:rPr>
                <w:noProof/>
                <w:webHidden/>
              </w:rPr>
              <w:fldChar w:fldCharType="end"/>
            </w:r>
          </w:hyperlink>
        </w:p>
        <w:p w14:paraId="0764428C" w14:textId="13F71DD8" w:rsidR="00864891" w:rsidRDefault="00000000">
          <w:pPr>
            <w:pStyle w:val="TOC2"/>
            <w:tabs>
              <w:tab w:val="right" w:leader="dot" w:pos="9016"/>
            </w:tabs>
            <w:rPr>
              <w:noProof/>
              <w:lang w:eastAsia="en-AU"/>
            </w:rPr>
          </w:pPr>
          <w:hyperlink w:anchor="_Toc114436159" w:history="1">
            <w:r w:rsidR="00864891" w:rsidRPr="00803ACB">
              <w:rPr>
                <w:rStyle w:val="Hyperlink"/>
                <w:noProof/>
              </w:rPr>
              <w:t>6.15 Boyce-Codd form conversion Example</w:t>
            </w:r>
            <w:r w:rsidR="00864891">
              <w:rPr>
                <w:noProof/>
                <w:webHidden/>
              </w:rPr>
              <w:tab/>
            </w:r>
            <w:r w:rsidR="00864891">
              <w:rPr>
                <w:noProof/>
                <w:webHidden/>
              </w:rPr>
              <w:fldChar w:fldCharType="begin"/>
            </w:r>
            <w:r w:rsidR="00864891">
              <w:rPr>
                <w:noProof/>
                <w:webHidden/>
              </w:rPr>
              <w:instrText xml:space="preserve"> PAGEREF _Toc114436159 \h </w:instrText>
            </w:r>
            <w:r w:rsidR="00864891">
              <w:rPr>
                <w:noProof/>
                <w:webHidden/>
              </w:rPr>
            </w:r>
            <w:r w:rsidR="00864891">
              <w:rPr>
                <w:noProof/>
                <w:webHidden/>
              </w:rPr>
              <w:fldChar w:fldCharType="separate"/>
            </w:r>
            <w:r w:rsidR="00864891">
              <w:rPr>
                <w:noProof/>
                <w:webHidden/>
              </w:rPr>
              <w:t>24</w:t>
            </w:r>
            <w:r w:rsidR="00864891">
              <w:rPr>
                <w:noProof/>
                <w:webHidden/>
              </w:rPr>
              <w:fldChar w:fldCharType="end"/>
            </w:r>
          </w:hyperlink>
        </w:p>
        <w:p w14:paraId="2C59B91F" w14:textId="3D6023CC" w:rsidR="00864891" w:rsidRDefault="00000000">
          <w:pPr>
            <w:pStyle w:val="TOC3"/>
            <w:tabs>
              <w:tab w:val="right" w:leader="dot" w:pos="9016"/>
            </w:tabs>
            <w:rPr>
              <w:noProof/>
              <w:lang w:eastAsia="en-AU"/>
            </w:rPr>
          </w:pPr>
          <w:hyperlink w:anchor="_Toc114436160" w:history="1">
            <w:r w:rsidR="00864891" w:rsidRPr="00803ACB">
              <w:rPr>
                <w:rStyle w:val="Hyperlink"/>
                <w:noProof/>
              </w:rPr>
              <w:t>6.15.1 Resource BCNF Conversion</w:t>
            </w:r>
            <w:r w:rsidR="00864891">
              <w:rPr>
                <w:noProof/>
                <w:webHidden/>
              </w:rPr>
              <w:tab/>
            </w:r>
            <w:r w:rsidR="00864891">
              <w:rPr>
                <w:noProof/>
                <w:webHidden/>
              </w:rPr>
              <w:fldChar w:fldCharType="begin"/>
            </w:r>
            <w:r w:rsidR="00864891">
              <w:rPr>
                <w:noProof/>
                <w:webHidden/>
              </w:rPr>
              <w:instrText xml:space="preserve"> PAGEREF _Toc114436160 \h </w:instrText>
            </w:r>
            <w:r w:rsidR="00864891">
              <w:rPr>
                <w:noProof/>
                <w:webHidden/>
              </w:rPr>
            </w:r>
            <w:r w:rsidR="00864891">
              <w:rPr>
                <w:noProof/>
                <w:webHidden/>
              </w:rPr>
              <w:fldChar w:fldCharType="separate"/>
            </w:r>
            <w:r w:rsidR="00864891">
              <w:rPr>
                <w:noProof/>
                <w:webHidden/>
              </w:rPr>
              <w:t>24</w:t>
            </w:r>
            <w:r w:rsidR="00864891">
              <w:rPr>
                <w:noProof/>
                <w:webHidden/>
              </w:rPr>
              <w:fldChar w:fldCharType="end"/>
            </w:r>
          </w:hyperlink>
        </w:p>
        <w:p w14:paraId="091F9FF3" w14:textId="7B63C932" w:rsidR="00864891" w:rsidRDefault="00000000">
          <w:pPr>
            <w:pStyle w:val="TOC3"/>
            <w:tabs>
              <w:tab w:val="right" w:leader="dot" w:pos="9016"/>
            </w:tabs>
            <w:rPr>
              <w:noProof/>
              <w:lang w:eastAsia="en-AU"/>
            </w:rPr>
          </w:pPr>
          <w:hyperlink w:anchor="_Toc114436161" w:history="1">
            <w:r w:rsidR="00864891" w:rsidRPr="00803ACB">
              <w:rPr>
                <w:rStyle w:val="Hyperlink"/>
                <w:noProof/>
              </w:rPr>
              <w:t>6.15.1 Course BCNF Conversion</w:t>
            </w:r>
            <w:r w:rsidR="00864891">
              <w:rPr>
                <w:noProof/>
                <w:webHidden/>
              </w:rPr>
              <w:tab/>
            </w:r>
            <w:r w:rsidR="00864891">
              <w:rPr>
                <w:noProof/>
                <w:webHidden/>
              </w:rPr>
              <w:fldChar w:fldCharType="begin"/>
            </w:r>
            <w:r w:rsidR="00864891">
              <w:rPr>
                <w:noProof/>
                <w:webHidden/>
              </w:rPr>
              <w:instrText xml:space="preserve"> PAGEREF _Toc114436161 \h </w:instrText>
            </w:r>
            <w:r w:rsidR="00864891">
              <w:rPr>
                <w:noProof/>
                <w:webHidden/>
              </w:rPr>
            </w:r>
            <w:r w:rsidR="00864891">
              <w:rPr>
                <w:noProof/>
                <w:webHidden/>
              </w:rPr>
              <w:fldChar w:fldCharType="separate"/>
            </w:r>
            <w:r w:rsidR="00864891">
              <w:rPr>
                <w:noProof/>
                <w:webHidden/>
              </w:rPr>
              <w:t>26</w:t>
            </w:r>
            <w:r w:rsidR="00864891">
              <w:rPr>
                <w:noProof/>
                <w:webHidden/>
              </w:rPr>
              <w:fldChar w:fldCharType="end"/>
            </w:r>
          </w:hyperlink>
        </w:p>
        <w:p w14:paraId="230D9922" w14:textId="1D47DDE9" w:rsidR="007F5550" w:rsidRDefault="007F5550">
          <w:r>
            <w:rPr>
              <w:b/>
              <w:bCs/>
              <w:noProof/>
            </w:rPr>
            <w:fldChar w:fldCharType="end"/>
          </w:r>
        </w:p>
      </w:sdtContent>
    </w:sdt>
    <w:p w14:paraId="048D1361" w14:textId="79388BA1" w:rsidR="007F5550" w:rsidRDefault="007F5550">
      <w:r>
        <w:br w:type="page"/>
      </w:r>
    </w:p>
    <w:p w14:paraId="7629780C" w14:textId="2CA61BBD" w:rsidR="00344686" w:rsidRDefault="00344686" w:rsidP="00344686">
      <w:pPr>
        <w:pStyle w:val="Default"/>
      </w:pPr>
    </w:p>
    <w:p w14:paraId="7B82E192" w14:textId="7D5F5384" w:rsidR="00B030BC" w:rsidRDefault="00B030BC" w:rsidP="00B030BC">
      <w:pPr>
        <w:pStyle w:val="Heading1"/>
        <w:numPr>
          <w:ilvl w:val="0"/>
          <w:numId w:val="3"/>
        </w:numPr>
      </w:pPr>
      <w:bookmarkStart w:id="10" w:name="_Toc114436100"/>
      <w:r>
        <w:t>Reflection</w:t>
      </w:r>
      <w:bookmarkEnd w:id="10"/>
    </w:p>
    <w:p w14:paraId="4D13EF01" w14:textId="5278AC6E" w:rsidR="001B22F9" w:rsidRDefault="001B22F9" w:rsidP="00100095">
      <w:pPr>
        <w:pStyle w:val="ListParagraph"/>
        <w:numPr>
          <w:ilvl w:val="0"/>
          <w:numId w:val="4"/>
        </w:numPr>
      </w:pPr>
      <w:r w:rsidRPr="00344686">
        <w:t>briefly summarise your assignment 1 marker’s comments and suggestions, describe major places you will improve in this submission on assignment 1 content.</w:t>
      </w:r>
    </w:p>
    <w:p w14:paraId="4BFEB053" w14:textId="047C0667" w:rsidR="00DA59F5" w:rsidRDefault="00F90AAF" w:rsidP="00F90AAF">
      <w:r>
        <w:t>The following are the main feedback of assignment 1:</w:t>
      </w:r>
    </w:p>
    <w:p w14:paraId="4B58438F" w14:textId="77777777" w:rsidR="00DA59F5" w:rsidRDefault="00DA59F5" w:rsidP="00DA59F5">
      <w:pPr>
        <w:pStyle w:val="ListParagraph"/>
        <w:numPr>
          <w:ilvl w:val="0"/>
          <w:numId w:val="4"/>
        </w:numPr>
      </w:pPr>
      <w:r>
        <w:t xml:space="preserve">“You missed these data requirements: </w:t>
      </w:r>
    </w:p>
    <w:p w14:paraId="3FED77EC" w14:textId="77777777" w:rsidR="00E627DB" w:rsidRDefault="00E627DB" w:rsidP="00DA59F5">
      <w:pPr>
        <w:pStyle w:val="ListParagraph"/>
        <w:numPr>
          <w:ilvl w:val="1"/>
          <w:numId w:val="4"/>
        </w:numPr>
      </w:pPr>
      <w:r>
        <w:t>Category</w:t>
      </w:r>
    </w:p>
    <w:p w14:paraId="293F4074" w14:textId="77777777" w:rsidR="00E627DB" w:rsidRDefault="00E627DB" w:rsidP="00DA59F5">
      <w:pPr>
        <w:pStyle w:val="ListParagraph"/>
        <w:numPr>
          <w:ilvl w:val="1"/>
          <w:numId w:val="4"/>
        </w:numPr>
      </w:pPr>
      <w:r>
        <w:t>Member</w:t>
      </w:r>
    </w:p>
    <w:p w14:paraId="4E75CF49" w14:textId="5AFA71E9" w:rsidR="00E627DB" w:rsidRDefault="00E627DB" w:rsidP="00DA59F5">
      <w:pPr>
        <w:pStyle w:val="ListParagraph"/>
        <w:numPr>
          <w:ilvl w:val="1"/>
          <w:numId w:val="4"/>
        </w:numPr>
      </w:pPr>
      <w:r>
        <w:t>course Offerings</w:t>
      </w:r>
    </w:p>
    <w:p w14:paraId="6BDEE9A8" w14:textId="77777777" w:rsidR="00E627DB" w:rsidRDefault="00E627DB" w:rsidP="00DA59F5">
      <w:pPr>
        <w:pStyle w:val="ListParagraph"/>
        <w:numPr>
          <w:ilvl w:val="1"/>
          <w:numId w:val="4"/>
        </w:numPr>
      </w:pPr>
      <w:r>
        <w:t>Acquisition</w:t>
      </w:r>
    </w:p>
    <w:p w14:paraId="6A09398C" w14:textId="163C99E5" w:rsidR="00E627DB" w:rsidRDefault="00E627DB" w:rsidP="00DA59F5">
      <w:pPr>
        <w:pStyle w:val="ListParagraph"/>
        <w:numPr>
          <w:ilvl w:val="1"/>
          <w:numId w:val="4"/>
        </w:numPr>
      </w:pPr>
      <w:r>
        <w:t>Privilege</w:t>
      </w:r>
    </w:p>
    <w:p w14:paraId="0D0FA59B" w14:textId="77777777" w:rsidR="00E627DB" w:rsidRDefault="00E627DB" w:rsidP="00DA59F5">
      <w:pPr>
        <w:pStyle w:val="ListParagraph"/>
        <w:numPr>
          <w:ilvl w:val="1"/>
          <w:numId w:val="4"/>
        </w:numPr>
      </w:pPr>
      <w:r>
        <w:t>Loan</w:t>
      </w:r>
    </w:p>
    <w:p w14:paraId="72F2B181" w14:textId="10C74BBC" w:rsidR="00E627DB" w:rsidRDefault="00E627DB" w:rsidP="00DA59F5">
      <w:pPr>
        <w:pStyle w:val="ListParagraph"/>
        <w:numPr>
          <w:ilvl w:val="1"/>
          <w:numId w:val="4"/>
        </w:numPr>
      </w:pPr>
      <w:r>
        <w:t>Reservation</w:t>
      </w:r>
      <w:r w:rsidR="00DA59F5">
        <w:t xml:space="preserve"> </w:t>
      </w:r>
    </w:p>
    <w:p w14:paraId="4DC0B81A" w14:textId="5E9FA78C" w:rsidR="00DA59F5" w:rsidRDefault="00E627DB" w:rsidP="00DA59F5">
      <w:pPr>
        <w:pStyle w:val="ListParagraph"/>
        <w:numPr>
          <w:ilvl w:val="1"/>
          <w:numId w:val="4"/>
        </w:numPr>
      </w:pPr>
      <w:r>
        <w:t>M</w:t>
      </w:r>
      <w:r w:rsidR="00DA59F5">
        <w:t>ovable</w:t>
      </w:r>
    </w:p>
    <w:p w14:paraId="37C46F93" w14:textId="31C63C3C" w:rsidR="00DA59F5" w:rsidRDefault="00E627DB" w:rsidP="00DA59F5">
      <w:pPr>
        <w:pStyle w:val="ListParagraph"/>
        <w:numPr>
          <w:ilvl w:val="1"/>
          <w:numId w:val="4"/>
        </w:numPr>
      </w:pPr>
      <w:r>
        <w:t>I</w:t>
      </w:r>
      <w:r w:rsidR="00DA59F5">
        <w:t>mmovable”</w:t>
      </w:r>
    </w:p>
    <w:p w14:paraId="2CFE0A05" w14:textId="258E13FC" w:rsidR="00510AA1" w:rsidRDefault="00DA59F5" w:rsidP="00BA7243">
      <w:pPr>
        <w:pStyle w:val="ListParagraph"/>
        <w:numPr>
          <w:ilvl w:val="0"/>
          <w:numId w:val="4"/>
        </w:numPr>
      </w:pPr>
      <w:r>
        <w:t>“These</w:t>
      </w:r>
      <w:r w:rsidR="00CB457C" w:rsidRPr="00CB457C">
        <w:t xml:space="preserve"> are not required data queries.</w:t>
      </w:r>
      <w:r w:rsidR="00CB457C">
        <w:t>”</w:t>
      </w:r>
    </w:p>
    <w:p w14:paraId="4CFC5540" w14:textId="56A16FC8" w:rsidR="00F90AAF" w:rsidRDefault="00F90AAF" w:rsidP="00F90AAF">
      <w:pPr>
        <w:pStyle w:val="ListParagraph"/>
        <w:numPr>
          <w:ilvl w:val="0"/>
          <w:numId w:val="4"/>
        </w:numPr>
      </w:pPr>
      <w:r>
        <w:t>“You need more data manipulation and transactional queries for most of the entities”</w:t>
      </w:r>
    </w:p>
    <w:p w14:paraId="0A4A1F34" w14:textId="2922BFB3" w:rsidR="00BA7243" w:rsidRDefault="00425938" w:rsidP="00F90AAF">
      <w:pPr>
        <w:pStyle w:val="ListParagraph"/>
        <w:numPr>
          <w:ilvl w:val="0"/>
          <w:numId w:val="4"/>
        </w:numPr>
      </w:pPr>
      <w:r>
        <w:t>“Need more business rules, rules should be accurate, complete and understandable to user</w:t>
      </w:r>
      <w:r w:rsidR="007E11F5">
        <w:t>s AND clients, not just to IT professionals</w:t>
      </w:r>
      <w:r>
        <w:t>”</w:t>
      </w:r>
    </w:p>
    <w:p w14:paraId="178796AB" w14:textId="0CB22206" w:rsidR="00852D79" w:rsidRDefault="00852D79" w:rsidP="00852D79">
      <w:pPr>
        <w:pStyle w:val="ListParagraph"/>
        <w:numPr>
          <w:ilvl w:val="0"/>
          <w:numId w:val="4"/>
        </w:numPr>
      </w:pPr>
      <w:r>
        <w:t>“Should be grouping in coherent areas”</w:t>
      </w:r>
    </w:p>
    <w:p w14:paraId="28CFF11C" w14:textId="18390218" w:rsidR="00091A35" w:rsidRDefault="00091A35" w:rsidP="00852D79">
      <w:pPr>
        <w:pStyle w:val="ListParagraph"/>
        <w:numPr>
          <w:ilvl w:val="0"/>
          <w:numId w:val="4"/>
        </w:numPr>
      </w:pPr>
      <w:r>
        <w:t>“Need to mention all entities as provided in ERD</w:t>
      </w:r>
      <w:r w:rsidR="00C73201">
        <w:t>”</w:t>
      </w:r>
    </w:p>
    <w:p w14:paraId="0FEF3160" w14:textId="767F4150" w:rsidR="00852D79" w:rsidRPr="00F90AAF" w:rsidRDefault="00C25145" w:rsidP="00852D79">
      <w:r>
        <w:t xml:space="preserve">A major downfall of assignment 1 was relying heavily on my lecture notes. To improve on this assignment, I read </w:t>
      </w:r>
      <w:r w:rsidR="00063D81">
        <w:t xml:space="preserve">certain areas of the textbook, including the EER </w:t>
      </w:r>
      <w:r w:rsidR="00BD675C">
        <w:t>chapters</w:t>
      </w:r>
      <w:r w:rsidR="00063D81">
        <w:t xml:space="preserve"> (13.1</w:t>
      </w:r>
      <w:r w:rsidR="00C01BC9">
        <w:t>),</w:t>
      </w:r>
      <w:r w:rsidR="00BD675C">
        <w:t xml:space="preserve"> Logical Database Design Methodology for Relational Model</w:t>
      </w:r>
      <w:r w:rsidR="0096573F">
        <w:t xml:space="preserve"> chapters (17.1),</w:t>
      </w:r>
      <w:r w:rsidR="00C01BC9">
        <w:t xml:space="preserve"> and</w:t>
      </w:r>
      <w:r w:rsidR="00063D81">
        <w:t xml:space="preserve"> more</w:t>
      </w:r>
      <w:r w:rsidR="0096573F">
        <w:t>.</w:t>
      </w:r>
      <w:r w:rsidR="00283D18">
        <w:t xml:space="preserve"> I am hoping educating myself through the </w:t>
      </w:r>
      <w:r w:rsidR="002207CF">
        <w:t>textbook and</w:t>
      </w:r>
      <w:r w:rsidR="00046AB5">
        <w:t xml:space="preserve"> ensuring completion of all areas</w:t>
      </w:r>
      <w:r w:rsidR="00283D18">
        <w:t xml:space="preserve"> will allow me to achieve a better mark this</w:t>
      </w:r>
      <w:r w:rsidR="00046AB5">
        <w:t xml:space="preserve"> assignment.</w:t>
      </w:r>
    </w:p>
    <w:p w14:paraId="1CAE6635" w14:textId="6993BEF1" w:rsidR="00B030BC" w:rsidRDefault="00B030BC" w:rsidP="00344686">
      <w:pPr>
        <w:pStyle w:val="Default"/>
      </w:pPr>
    </w:p>
    <w:p w14:paraId="64110C86" w14:textId="240FC5AC" w:rsidR="00B030BC" w:rsidRDefault="00B4149C" w:rsidP="00B4149C">
      <w:pPr>
        <w:pStyle w:val="Heading1"/>
        <w:numPr>
          <w:ilvl w:val="0"/>
          <w:numId w:val="3"/>
        </w:numPr>
      </w:pPr>
      <w:bookmarkStart w:id="11" w:name="_Toc114436101"/>
      <w:r>
        <w:t>Requirement Specification</w:t>
      </w:r>
      <w:bookmarkEnd w:id="11"/>
    </w:p>
    <w:p w14:paraId="668D8B30" w14:textId="288DB86A" w:rsidR="000F7DE3" w:rsidRDefault="000F7DE3" w:rsidP="000F7DE3">
      <w:pPr>
        <w:pStyle w:val="Heading2"/>
        <w:numPr>
          <w:ilvl w:val="1"/>
          <w:numId w:val="3"/>
        </w:numPr>
      </w:pPr>
      <w:bookmarkStart w:id="12" w:name="_Toc114436102"/>
      <w:r>
        <w:t>Data Requirements</w:t>
      </w:r>
      <w:bookmarkEnd w:id="12"/>
    </w:p>
    <w:p w14:paraId="7F8249E8" w14:textId="5CECB5D3" w:rsidR="00B87C07" w:rsidRPr="00C74F58" w:rsidRDefault="00C74F58" w:rsidP="008123EA">
      <w:pPr>
        <w:pStyle w:val="Heading3"/>
      </w:pPr>
      <w:bookmarkStart w:id="13" w:name="_Toc114436103"/>
      <w:r>
        <w:t>2.1</w:t>
      </w:r>
      <w:r w:rsidR="00F70BEC">
        <w:t>.</w:t>
      </w:r>
      <w:r>
        <w:t xml:space="preserve">1 </w:t>
      </w:r>
      <w:r w:rsidR="008123EA">
        <w:t>Member</w:t>
      </w:r>
      <w:bookmarkEnd w:id="13"/>
    </w:p>
    <w:p w14:paraId="4104580C" w14:textId="37E21D14" w:rsidR="008123EA" w:rsidRDefault="006F48F5" w:rsidP="008123EA">
      <w:r>
        <w:t>A</w:t>
      </w:r>
      <w:r w:rsidR="008123EA">
        <w:t xml:space="preserve"> member</w:t>
      </w:r>
      <w:r w:rsidR="009D7B17">
        <w:t xml:space="preserve"> </w:t>
      </w:r>
      <w:r w:rsidR="00CC3A82">
        <w:t xml:space="preserve">is a person </w:t>
      </w:r>
      <w:r w:rsidR="00CA6943">
        <w:t>in the database</w:t>
      </w:r>
      <w:r w:rsidR="00EC498B">
        <w:t xml:space="preserve"> and is the </w:t>
      </w:r>
      <w:r w:rsidR="00CA6943">
        <w:t xml:space="preserve">superclass </w:t>
      </w:r>
      <w:r w:rsidR="00EC498B">
        <w:t>that</w:t>
      </w:r>
      <w:r w:rsidR="00CA6943">
        <w:t xml:space="preserve"> </w:t>
      </w:r>
      <w:r w:rsidR="00EC498B">
        <w:t xml:space="preserve">contains two subclasses, </w:t>
      </w:r>
      <w:r w:rsidR="00783817">
        <w:t>student,</w:t>
      </w:r>
      <w:r w:rsidR="00EC498B">
        <w:t xml:space="preserve"> </w:t>
      </w:r>
      <w:r w:rsidR="00823233">
        <w:t>and class</w:t>
      </w:r>
      <w:r w:rsidR="00D919D8">
        <w:t xml:space="preserve"> (discussed in their respective data requirements section)</w:t>
      </w:r>
      <w:r w:rsidR="00823233">
        <w:t>.</w:t>
      </w:r>
      <w:r w:rsidR="005E0AD3">
        <w:t xml:space="preserve"> </w:t>
      </w:r>
      <w:r w:rsidR="00CC3A82">
        <w:t>Therefore</w:t>
      </w:r>
      <w:r w:rsidR="0005148E">
        <w:t>,</w:t>
      </w:r>
      <w:r w:rsidR="00CC3A82">
        <w:t xml:space="preserve"> to </w:t>
      </w:r>
      <w:r w:rsidR="0005148E">
        <w:t>become a member, you must be a staff member, or be enrolled in a course.</w:t>
      </w:r>
      <w:r w:rsidR="004E67E8">
        <w:t xml:space="preserve"> </w:t>
      </w:r>
      <w:r w:rsidR="00F3456C">
        <w:t xml:space="preserve">Members </w:t>
      </w:r>
      <w:r w:rsidR="004B324A">
        <w:t>can</w:t>
      </w:r>
      <w:r w:rsidR="00F3456C">
        <w:t xml:space="preserve"> make acquisitions for new resources</w:t>
      </w:r>
      <w:r w:rsidR="00501070">
        <w:t xml:space="preserve">, </w:t>
      </w:r>
      <w:r w:rsidR="00292444">
        <w:t>reservatio</w:t>
      </w:r>
      <w:r w:rsidR="0012421E">
        <w:t>ns for resources</w:t>
      </w:r>
      <w:r w:rsidR="00393553">
        <w:t>, and loan resources</w:t>
      </w:r>
      <w:r w:rsidR="003942B6">
        <w:t xml:space="preserve"> using the databases </w:t>
      </w:r>
      <w:r w:rsidR="00212F35">
        <w:t>search and acquisition function</w:t>
      </w:r>
      <w:r w:rsidR="00C621F8">
        <w:t>s</w:t>
      </w:r>
      <w:r w:rsidR="007C4F8A">
        <w:t>. The data stored</w:t>
      </w:r>
      <w:r w:rsidR="00A643C2">
        <w:t xml:space="preserve"> for members are</w:t>
      </w:r>
      <w:r w:rsidR="00547591">
        <w:t xml:space="preserve"> </w:t>
      </w:r>
      <w:r w:rsidR="006D03DC">
        <w:t>their</w:t>
      </w:r>
      <w:r w:rsidR="005D7431">
        <w:t xml:space="preserve"> unique identification code (</w:t>
      </w:r>
      <w:r w:rsidR="00C8119C">
        <w:t>memberI</w:t>
      </w:r>
      <w:r w:rsidR="005D7431">
        <w:t xml:space="preserve">D), </w:t>
      </w:r>
      <w:r w:rsidR="00A97BF4">
        <w:t xml:space="preserve">their name (name), </w:t>
      </w:r>
      <w:r w:rsidR="008D352B">
        <w:t>their address (address), their phone number (phone), their email (email)</w:t>
      </w:r>
      <w:r w:rsidR="00D77E4E">
        <w:t>,</w:t>
      </w:r>
      <w:r w:rsidR="00817769">
        <w:t xml:space="preserve"> </w:t>
      </w:r>
      <w:r w:rsidR="006D4ADC">
        <w:t>any</w:t>
      </w:r>
      <w:r w:rsidR="00D77E4E">
        <w:t xml:space="preserve"> </w:t>
      </w:r>
      <w:r w:rsidR="00B557EE">
        <w:t>additional comments</w:t>
      </w:r>
      <w:r w:rsidR="006D4ADC">
        <w:t xml:space="preserve"> for their profile (comments), </w:t>
      </w:r>
      <w:r w:rsidR="00817769">
        <w:t xml:space="preserve">and </w:t>
      </w:r>
      <w:r w:rsidR="00D77E4E">
        <w:t xml:space="preserve">their </w:t>
      </w:r>
      <w:r w:rsidR="00A93DF5">
        <w:t>status</w:t>
      </w:r>
      <w:r w:rsidR="005D41AD">
        <w:t xml:space="preserve"> (status)</w:t>
      </w:r>
      <w:r w:rsidR="005A4D11">
        <w:t xml:space="preserve">, </w:t>
      </w:r>
      <w:proofErr w:type="gramStart"/>
      <w:r w:rsidR="005A4D11">
        <w:t>i.e.</w:t>
      </w:r>
      <w:proofErr w:type="gramEnd"/>
      <w:r w:rsidR="005A4D11">
        <w:t xml:space="preserve"> </w:t>
      </w:r>
      <w:r w:rsidR="00F653B4">
        <w:t>“active” or “inactive” members (defaulted to “active”).</w:t>
      </w:r>
    </w:p>
    <w:p w14:paraId="11BBA7E5" w14:textId="0120A87F" w:rsidR="00F653B4" w:rsidRDefault="00F653B4" w:rsidP="00F653B4">
      <w:pPr>
        <w:pStyle w:val="Heading3"/>
      </w:pPr>
      <w:bookmarkStart w:id="14" w:name="_Toc114436104"/>
      <w:r w:rsidRPr="00F653B4">
        <w:t>2.1</w:t>
      </w:r>
      <w:r w:rsidR="00F70BEC">
        <w:t>.</w:t>
      </w:r>
      <w:r w:rsidRPr="00F653B4">
        <w:t>2 Staff</w:t>
      </w:r>
      <w:bookmarkEnd w:id="14"/>
    </w:p>
    <w:p w14:paraId="74DA79C0" w14:textId="64774701" w:rsidR="00F653B4" w:rsidRDefault="00F653B4" w:rsidP="00F653B4">
      <w:r>
        <w:t xml:space="preserve">Staff are </w:t>
      </w:r>
      <w:r w:rsidR="00D811B0">
        <w:t>workers</w:t>
      </w:r>
      <w:r w:rsidR="00783817">
        <w:t xml:space="preserve"> of the university in the database and are a</w:t>
      </w:r>
      <w:r w:rsidR="00E26BEE">
        <w:t xml:space="preserve"> </w:t>
      </w:r>
      <w:r>
        <w:t>subclass of the superclass</w:t>
      </w:r>
      <w:r w:rsidR="00E26BEE">
        <w:t xml:space="preserve">, </w:t>
      </w:r>
      <w:r>
        <w:t>member.</w:t>
      </w:r>
      <w:r w:rsidR="00783817">
        <w:t xml:space="preserve"> </w:t>
      </w:r>
      <w:r w:rsidR="004D7562">
        <w:t xml:space="preserve">Staff members </w:t>
      </w:r>
      <w:r w:rsidR="009F76A4">
        <w:t xml:space="preserve">have priority </w:t>
      </w:r>
      <w:r w:rsidR="00C326B7">
        <w:t>over</w:t>
      </w:r>
      <w:r w:rsidR="00496967">
        <w:t xml:space="preserve"> acq</w:t>
      </w:r>
      <w:r w:rsidR="00C326B7">
        <w:t>uisitions</w:t>
      </w:r>
      <w:r w:rsidR="00C101DC">
        <w:t>, reservations, and loans</w:t>
      </w:r>
      <w:r w:rsidR="000457BC">
        <w:t xml:space="preserve"> and can borrow as many resources as they acquire, however, they should try to return resources on time to allow other staff </w:t>
      </w:r>
      <w:r w:rsidR="000457BC">
        <w:lastRenderedPageBreak/>
        <w:t>to use the resources</w:t>
      </w:r>
      <w:r w:rsidR="00C101DC">
        <w:t>.</w:t>
      </w:r>
      <w:r w:rsidR="000457BC">
        <w:t xml:space="preserve"> They will not be punished if they are </w:t>
      </w:r>
      <w:r w:rsidR="00827607">
        <w:t xml:space="preserve">overdue on their </w:t>
      </w:r>
      <w:r w:rsidR="003277A6">
        <w:t>return,</w:t>
      </w:r>
      <w:r w:rsidR="00827607">
        <w:t xml:space="preserve"> but staff should be made aware of their </w:t>
      </w:r>
      <w:r w:rsidR="000E236F">
        <w:t>expectation</w:t>
      </w:r>
      <w:r w:rsidR="00827607">
        <w:t xml:space="preserve"> to</w:t>
      </w:r>
      <w:r w:rsidR="000E236F">
        <w:t xml:space="preserve"> return items on time.</w:t>
      </w:r>
      <w:r w:rsidR="009C102F">
        <w:t xml:space="preserve"> The data </w:t>
      </w:r>
      <w:r w:rsidR="009C0168">
        <w:t xml:space="preserve">uniquely </w:t>
      </w:r>
      <w:r w:rsidR="009C102F">
        <w:t>stored for staff members</w:t>
      </w:r>
      <w:r w:rsidR="00803703">
        <w:t xml:space="preserve"> </w:t>
      </w:r>
      <w:r w:rsidR="00A610B6">
        <w:t>is</w:t>
      </w:r>
      <w:r w:rsidR="00803703">
        <w:t xml:space="preserve"> their job role</w:t>
      </w:r>
      <w:r w:rsidR="00D71A22">
        <w:t>s (role</w:t>
      </w:r>
      <w:r w:rsidR="00A610B6">
        <w:t>).</w:t>
      </w:r>
      <w:r w:rsidR="00A26D77">
        <w:t xml:space="preserve"> As staff is a subclass of the superclass member, it also contains the data stored under member.</w:t>
      </w:r>
    </w:p>
    <w:p w14:paraId="7469CDEA" w14:textId="7C8478F1" w:rsidR="00A610B6" w:rsidRDefault="00A610B6" w:rsidP="00A610B6">
      <w:pPr>
        <w:pStyle w:val="Heading3"/>
      </w:pPr>
      <w:bookmarkStart w:id="15" w:name="_Toc114436105"/>
      <w:r>
        <w:t>2.1</w:t>
      </w:r>
      <w:r w:rsidR="0069488C">
        <w:t>.3</w:t>
      </w:r>
      <w:r w:rsidR="00F70BEC">
        <w:t xml:space="preserve"> Student</w:t>
      </w:r>
      <w:bookmarkEnd w:id="15"/>
    </w:p>
    <w:p w14:paraId="58ABFBB9" w14:textId="4522247D" w:rsidR="00F70BEC" w:rsidRDefault="00840C73" w:rsidP="00F70BEC">
      <w:r>
        <w:t>Students a people enrolled in a course at the university in the database</w:t>
      </w:r>
      <w:r w:rsidR="001539BE">
        <w:t xml:space="preserve"> and a</w:t>
      </w:r>
      <w:r w:rsidR="00E765E9">
        <w:t>re a</w:t>
      </w:r>
      <w:r w:rsidR="001539BE">
        <w:t xml:space="preserve"> subclass of the superclass</w:t>
      </w:r>
      <w:r w:rsidR="00865A18">
        <w:t>,</w:t>
      </w:r>
      <w:r w:rsidR="001539BE">
        <w:t xml:space="preserve"> member</w:t>
      </w:r>
      <w:r w:rsidR="00865A18">
        <w:t xml:space="preserve">. </w:t>
      </w:r>
      <w:r w:rsidR="00AE6AC2">
        <w:t xml:space="preserve">Student members have course offerings which </w:t>
      </w:r>
      <w:r w:rsidR="007B0190">
        <w:t>give them privileges to borrow a category of resources for their study/assignments.</w:t>
      </w:r>
      <w:r w:rsidR="00317AE0">
        <w:t xml:space="preserve"> The data stored uniquely for student members are the amount of resource borrowed (</w:t>
      </w:r>
      <w:r w:rsidR="00AC4501">
        <w:t xml:space="preserve">borrowed) that is limited to </w:t>
      </w:r>
      <w:r w:rsidR="00826D8E">
        <w:t xml:space="preserve">the privilege’s </w:t>
      </w:r>
      <w:r w:rsidR="007A0CAE">
        <w:t xml:space="preserve">maximum borrowing </w:t>
      </w:r>
      <w:r w:rsidR="00964D03">
        <w:t>capacity, total</w:t>
      </w:r>
      <w:r w:rsidR="00311F50">
        <w:t xml:space="preserve"> money owed (totalOwed) </w:t>
      </w:r>
      <w:r w:rsidR="009405AD">
        <w:t xml:space="preserve">in the event a resource is </w:t>
      </w:r>
      <w:r w:rsidR="001335C6">
        <w:t>overdue</w:t>
      </w:r>
      <w:r w:rsidR="00897824">
        <w:t xml:space="preserve"> (defaulted to “$0.00”)</w:t>
      </w:r>
      <w:r w:rsidR="00964D03">
        <w:t>, and the status of the student (studentStatus)</w:t>
      </w:r>
      <w:r w:rsidR="001E594B">
        <w:t xml:space="preserve"> </w:t>
      </w:r>
      <w:r w:rsidR="002B6FB3">
        <w:t>i.e.,</w:t>
      </w:r>
      <w:r w:rsidR="001E594B">
        <w:t xml:space="preserve"> “Disabled” if any amount is owed and “Enabled” if no amount is </w:t>
      </w:r>
      <w:r w:rsidR="002B6FB3">
        <w:t>owed, defaulted to “Enabled”</w:t>
      </w:r>
      <w:r w:rsidR="001335C6">
        <w:t>.</w:t>
      </w:r>
      <w:r w:rsidR="00A26D77">
        <w:t xml:space="preserve"> As student is a subclass of the superclass member, it also contains the data stored under member.</w:t>
      </w:r>
    </w:p>
    <w:p w14:paraId="6622C76C" w14:textId="7A58182C" w:rsidR="001335C6" w:rsidRDefault="00CD76A9" w:rsidP="00CD76A9">
      <w:pPr>
        <w:pStyle w:val="Heading3"/>
      </w:pPr>
      <w:bookmarkStart w:id="16" w:name="_Toc114436106"/>
      <w:r>
        <w:t>2.1.4 Course</w:t>
      </w:r>
      <w:bookmarkEnd w:id="16"/>
    </w:p>
    <w:p w14:paraId="577D5799" w14:textId="215B823C" w:rsidR="00CD76A9" w:rsidRDefault="00AD1433" w:rsidP="00CD76A9">
      <w:r>
        <w:t>A course i</w:t>
      </w:r>
      <w:r w:rsidR="00D56817">
        <w:t>s</w:t>
      </w:r>
      <w:r w:rsidR="0046568F">
        <w:t xml:space="preserve"> what students enrol in </w:t>
      </w:r>
      <w:r w:rsidR="00776986">
        <w:t>which</w:t>
      </w:r>
      <w:r w:rsidR="00176D6E">
        <w:t xml:space="preserve"> </w:t>
      </w:r>
      <w:r w:rsidR="0004721F">
        <w:t>give them privileges on certain categories of resources</w:t>
      </w:r>
      <w:r w:rsidR="00634D16">
        <w:t>.</w:t>
      </w:r>
      <w:r w:rsidR="001D0189">
        <w:t xml:space="preserve"> </w:t>
      </w:r>
      <w:r w:rsidR="00F659BF">
        <w:t>The data stored for courses are</w:t>
      </w:r>
      <w:r w:rsidR="0045005B">
        <w:t xml:space="preserve"> the course</w:t>
      </w:r>
      <w:r w:rsidR="00AD55B6">
        <w:t xml:space="preserve"> identification code (courseID), the start date of the course (dateStart)</w:t>
      </w:r>
      <w:r w:rsidR="00EF147C">
        <w:t>, and the end date of the course (</w:t>
      </w:r>
      <w:r w:rsidR="00DC73B8">
        <w:t>dateEnd)</w:t>
      </w:r>
      <w:r w:rsidR="008F39C5">
        <w:t>. Adding the course dates limit the privileges</w:t>
      </w:r>
      <w:r w:rsidR="00D75D04">
        <w:t xml:space="preserve"> of student members</w:t>
      </w:r>
      <w:r w:rsidR="008F39C5">
        <w:t xml:space="preserve"> to these time frames</w:t>
      </w:r>
      <w:r w:rsidR="00D75D04">
        <w:t>.</w:t>
      </w:r>
      <w:r w:rsidR="006D60D1">
        <w:t xml:space="preserve"> A resources due date can’t be longer than the </w:t>
      </w:r>
      <w:r w:rsidR="00845F52">
        <w:t>end date of the course.</w:t>
      </w:r>
    </w:p>
    <w:p w14:paraId="2C825DF1" w14:textId="756E0056" w:rsidR="00845F52" w:rsidRDefault="00845F52" w:rsidP="00845F52">
      <w:pPr>
        <w:pStyle w:val="Heading3"/>
      </w:pPr>
      <w:bookmarkStart w:id="17" w:name="_Toc114436107"/>
      <w:r>
        <w:t>2.1.5 Privilege</w:t>
      </w:r>
      <w:bookmarkEnd w:id="17"/>
    </w:p>
    <w:p w14:paraId="39495761" w14:textId="12E34A93" w:rsidR="00B0188B" w:rsidRDefault="00E33483" w:rsidP="00B0188B">
      <w:r>
        <w:t xml:space="preserve">A privilege is a student’s </w:t>
      </w:r>
      <w:r w:rsidR="00E6071D">
        <w:t>privilege to use the database to reserve, acquisition, and loan certain resources. This is determined by the courses they are enrolled in</w:t>
      </w:r>
      <w:r w:rsidR="00897824">
        <w:t>.</w:t>
      </w:r>
      <w:r w:rsidR="00F84B22">
        <w:t xml:space="preserve"> </w:t>
      </w:r>
      <w:r w:rsidR="00B0188B">
        <w:t>The data stored for privileges are a unique identification code (</w:t>
      </w:r>
      <w:r w:rsidR="00327F66">
        <w:t>privID), a detailed description of what</w:t>
      </w:r>
      <w:r w:rsidR="00B55CFC">
        <w:t xml:space="preserve"> the student is allowed to borrow and why (description), and a maximum borrowing capacity (</w:t>
      </w:r>
      <w:r w:rsidR="007F7D91">
        <w:t xml:space="preserve">borrowCapacity) which determines the student’s maximum allowed resources. </w:t>
      </w:r>
    </w:p>
    <w:p w14:paraId="0FB03DA1" w14:textId="7B75ACBE" w:rsidR="00EA3AC5" w:rsidRDefault="00EA3AC5" w:rsidP="00EA3AC5">
      <w:pPr>
        <w:pStyle w:val="Heading3"/>
      </w:pPr>
      <w:bookmarkStart w:id="18" w:name="_Toc114436108"/>
      <w:r>
        <w:t xml:space="preserve">2.1.6 </w:t>
      </w:r>
      <w:r w:rsidR="00764748">
        <w:t>Resource</w:t>
      </w:r>
      <w:bookmarkEnd w:id="18"/>
    </w:p>
    <w:p w14:paraId="453A3B48" w14:textId="3740848F" w:rsidR="00764748" w:rsidRDefault="00764748" w:rsidP="00764748">
      <w:r>
        <w:t>Resources are</w:t>
      </w:r>
      <w:r w:rsidR="003A4336">
        <w:t xml:space="preserve"> the main </w:t>
      </w:r>
      <w:r w:rsidR="007F0D80">
        <w:t>entity</w:t>
      </w:r>
      <w:r w:rsidR="003A4336">
        <w:t xml:space="preserve"> being interacted with by members in the database</w:t>
      </w:r>
      <w:r w:rsidR="007A7CA6">
        <w:t xml:space="preserve"> and</w:t>
      </w:r>
      <w:r w:rsidR="003A4336">
        <w:t xml:space="preserve"> is a superclass</w:t>
      </w:r>
      <w:r w:rsidR="007A7CA6">
        <w:t xml:space="preserve"> that contains two subclasses, </w:t>
      </w:r>
      <w:r w:rsidR="00FC32FE">
        <w:t>moveable and immovable</w:t>
      </w:r>
      <w:r w:rsidR="00B16AE1">
        <w:t xml:space="preserve"> (discussed in their respective data requirements section). </w:t>
      </w:r>
      <w:r w:rsidR="004E3340">
        <w:t xml:space="preserve">The resource belongs to a category </w:t>
      </w:r>
      <w:r w:rsidR="00536EFF">
        <w:t xml:space="preserve">based on what the resource </w:t>
      </w:r>
      <w:proofErr w:type="gramStart"/>
      <w:r w:rsidR="00536EFF">
        <w:t>is</w:t>
      </w:r>
      <w:proofErr w:type="gramEnd"/>
      <w:r w:rsidR="00511172">
        <w:t xml:space="preserve"> and resources also have a location it belongs to</w:t>
      </w:r>
      <w:r w:rsidR="0046474F">
        <w:t xml:space="preserve">. The </w:t>
      </w:r>
      <w:r w:rsidR="00CE0AFC">
        <w:t>data uniquely</w:t>
      </w:r>
      <w:r w:rsidR="005B0B24">
        <w:t xml:space="preserve"> </w:t>
      </w:r>
      <w:r w:rsidR="00700A90">
        <w:t>stored for resources includes a unique identification code (resourceID), a</w:t>
      </w:r>
      <w:r w:rsidR="00634B10">
        <w:t xml:space="preserve"> short</w:t>
      </w:r>
      <w:r w:rsidR="00700A90">
        <w:t xml:space="preserve"> description of the item</w:t>
      </w:r>
      <w:r w:rsidR="00F27F75">
        <w:t xml:space="preserve"> (description</w:t>
      </w:r>
      <w:r w:rsidR="00B85B91">
        <w:t>),</w:t>
      </w:r>
      <w:r w:rsidR="00634B10">
        <w:t xml:space="preserve"> </w:t>
      </w:r>
      <w:r w:rsidR="00F27F75">
        <w:t xml:space="preserve">and </w:t>
      </w:r>
      <w:r w:rsidR="00F84B22">
        <w:t>its</w:t>
      </w:r>
      <w:r w:rsidR="00F27F75">
        <w:t xml:space="preserve"> status (</w:t>
      </w:r>
      <w:r w:rsidR="00634B10">
        <w:t>status)</w:t>
      </w:r>
      <w:r w:rsidR="00B85B91">
        <w:t xml:space="preserve"> </w:t>
      </w:r>
      <w:proofErr w:type="gramStart"/>
      <w:r w:rsidR="00B85B91">
        <w:t>i.e.</w:t>
      </w:r>
      <w:proofErr w:type="gramEnd"/>
      <w:r w:rsidR="00B85B91">
        <w:t xml:space="preserve"> “</w:t>
      </w:r>
      <w:r w:rsidR="00A62329">
        <w:t>Available”, “Unavailable”, “Reserved</w:t>
      </w:r>
      <w:r w:rsidR="00F72477">
        <w:t>”, “</w:t>
      </w:r>
      <w:r w:rsidR="007741BC">
        <w:t xml:space="preserve">Damaged”, </w:t>
      </w:r>
      <w:r w:rsidR="00F72477">
        <w:t xml:space="preserve">or </w:t>
      </w:r>
      <w:r w:rsidR="007741BC">
        <w:t>“</w:t>
      </w:r>
      <w:r w:rsidR="00F72477">
        <w:t>Lost” (defaulted to (“Available”).</w:t>
      </w:r>
    </w:p>
    <w:p w14:paraId="428889DA" w14:textId="020BB1F7" w:rsidR="00F72477" w:rsidRDefault="00F72477" w:rsidP="00F72477">
      <w:pPr>
        <w:pStyle w:val="Heading3"/>
      </w:pPr>
      <w:bookmarkStart w:id="19" w:name="_Toc114436109"/>
      <w:r>
        <w:t>2.1.7 Moveable Resource</w:t>
      </w:r>
      <w:bookmarkEnd w:id="19"/>
    </w:p>
    <w:p w14:paraId="295020EB" w14:textId="6B41A2AE" w:rsidR="00F72477" w:rsidRDefault="00F72477" w:rsidP="00F72477">
      <w:r>
        <w:t>Moveable</w:t>
      </w:r>
      <w:r w:rsidR="008146CC">
        <w:t xml:space="preserve"> is a</w:t>
      </w:r>
      <w:r w:rsidR="00910B73">
        <w:t xml:space="preserve"> type of</w:t>
      </w:r>
      <w:r w:rsidR="008146CC">
        <w:t xml:space="preserve"> resource that is not a room</w:t>
      </w:r>
      <w:r w:rsidR="006769D0">
        <w:t>, or other immovable resources (if any),</w:t>
      </w:r>
      <w:r w:rsidR="008146CC">
        <w:t xml:space="preserve"> and</w:t>
      </w:r>
      <w:r w:rsidR="00B632F9">
        <w:t xml:space="preserve"> is a subclass of the superclass, resource.</w:t>
      </w:r>
      <w:r>
        <w:t xml:space="preserve"> </w:t>
      </w:r>
      <w:r w:rsidR="00E655B5">
        <w:t>Moveable resources can be loaned, reserved,</w:t>
      </w:r>
      <w:r w:rsidR="006E64AB">
        <w:t xml:space="preserve"> and acquisitioned by student members and staff members.</w:t>
      </w:r>
      <w:r w:rsidR="00896D6D">
        <w:t xml:space="preserve"> The data uniquely stored under moveable includes </w:t>
      </w:r>
      <w:r w:rsidR="00F84B22">
        <w:t>its</w:t>
      </w:r>
      <w:r w:rsidR="00896D6D">
        <w:t xml:space="preserve"> name (name), its manufacturer (manufacturer), </w:t>
      </w:r>
      <w:r w:rsidR="000407A3">
        <w:t>its model (model), its year (year), and the value of the asset (assetValue).</w:t>
      </w:r>
      <w:r w:rsidR="00A26D77">
        <w:t xml:space="preserve"> As moveable is a subclass of the superclass resource, it also contains the data stored under resource.</w:t>
      </w:r>
    </w:p>
    <w:p w14:paraId="5A698E0F" w14:textId="53012E19" w:rsidR="0053617B" w:rsidRDefault="0053617B" w:rsidP="0053617B">
      <w:pPr>
        <w:pStyle w:val="Heading3"/>
      </w:pPr>
      <w:bookmarkStart w:id="20" w:name="_Toc114436110"/>
      <w:r>
        <w:t>2.1.8 Immovable Resource</w:t>
      </w:r>
      <w:bookmarkEnd w:id="20"/>
    </w:p>
    <w:p w14:paraId="467C04F2" w14:textId="2744BEAB" w:rsidR="0053617B" w:rsidRDefault="00910B73" w:rsidP="0053617B">
      <w:r>
        <w:t xml:space="preserve">Immovable is a type of resource that can’t be moved, </w:t>
      </w:r>
      <w:r w:rsidR="006C52D6">
        <w:t>such as</w:t>
      </w:r>
      <w:r>
        <w:t xml:space="preserve"> a room, and is a subclass of the superclass, resource.</w:t>
      </w:r>
      <w:r w:rsidRPr="00910B73">
        <w:t xml:space="preserve"> </w:t>
      </w:r>
      <w:r>
        <w:t xml:space="preserve">Immovable resources can be loaned, reserved, and acquisitioned by student members and staff </w:t>
      </w:r>
      <w:r w:rsidR="006C52D6">
        <w:t>members. The</w:t>
      </w:r>
      <w:r>
        <w:t xml:space="preserve"> data uniquely stored </w:t>
      </w:r>
      <w:r w:rsidR="005B0B24">
        <w:t>for immovable resources are the</w:t>
      </w:r>
      <w:r w:rsidR="00EC2CE7">
        <w:t xml:space="preserve"> maximum </w:t>
      </w:r>
      <w:r w:rsidR="00EC2CE7">
        <w:lastRenderedPageBreak/>
        <w:t>person</w:t>
      </w:r>
      <w:r w:rsidR="005B0B24">
        <w:t xml:space="preserve"> capacity of the room (capacity). As immoveable is a subclass of the superclass resource, it also contains the data stored under resource.</w:t>
      </w:r>
    </w:p>
    <w:p w14:paraId="547C5948" w14:textId="40D1DE49" w:rsidR="005B0B24" w:rsidRDefault="005B0B24" w:rsidP="005B0B24">
      <w:pPr>
        <w:pStyle w:val="Heading3"/>
      </w:pPr>
      <w:bookmarkStart w:id="21" w:name="_Toc114436111"/>
      <w:r>
        <w:t>2.1.9 Location</w:t>
      </w:r>
      <w:bookmarkEnd w:id="21"/>
    </w:p>
    <w:p w14:paraId="7484B2C7" w14:textId="5FC78914" w:rsidR="005B0B24" w:rsidRDefault="005B0B24" w:rsidP="005B0B24">
      <w:r>
        <w:t xml:space="preserve">Location is the entity describing where the immovable or moveable resources are </w:t>
      </w:r>
      <w:r w:rsidR="00DD30D4">
        <w:t xml:space="preserve">often stored or </w:t>
      </w:r>
      <w:r>
        <w:t xml:space="preserve">located. </w:t>
      </w:r>
      <w:r w:rsidR="00DD30D4">
        <w:t>For instance, immovable resources’ locations won’t ever change unless a building is demolished and/or redesigned</w:t>
      </w:r>
      <w:r w:rsidR="00E62D09">
        <w:t>, and moveable resources are often located in</w:t>
      </w:r>
      <w:r w:rsidR="006C2E86">
        <w:t xml:space="preserve"> </w:t>
      </w:r>
      <w:r w:rsidR="0034544A" w:rsidRPr="0034544A">
        <w:t>the school’s resource centre which is identified by building BDS</w:t>
      </w:r>
      <w:r w:rsidR="0034544A">
        <w:t xml:space="preserve">. The data stored for location includes a </w:t>
      </w:r>
      <w:r w:rsidR="00AF217B">
        <w:t>location identification code (locationID), campus name (Campus)</w:t>
      </w:r>
      <w:r w:rsidR="00565DC9">
        <w:t xml:space="preserve"> </w:t>
      </w:r>
      <w:r w:rsidR="00733B69">
        <w:t>defaulted to “</w:t>
      </w:r>
      <w:r w:rsidR="00B119A7">
        <w:t>SDS</w:t>
      </w:r>
      <w:r w:rsidR="006C52D6">
        <w:t>”, building</w:t>
      </w:r>
      <w:r w:rsidR="00AF217B">
        <w:t xml:space="preserve"> name/number (building)</w:t>
      </w:r>
      <w:r w:rsidR="00B119A7">
        <w:t xml:space="preserve"> defaulted to “BDS”</w:t>
      </w:r>
      <w:r w:rsidR="00AF217B">
        <w:t>, and room</w:t>
      </w:r>
      <w:r w:rsidR="00565DC9">
        <w:t xml:space="preserve"> name/number (room)</w:t>
      </w:r>
      <w:r w:rsidR="00B119A7">
        <w:t xml:space="preserve"> defaulted to “School Resource Centre”</w:t>
      </w:r>
      <w:r w:rsidR="00565DC9">
        <w:t xml:space="preserve">. </w:t>
      </w:r>
    </w:p>
    <w:p w14:paraId="1797642D" w14:textId="52DCE8E7" w:rsidR="006C52D6" w:rsidRDefault="006C52D6" w:rsidP="006C52D6">
      <w:pPr>
        <w:pStyle w:val="Heading3"/>
      </w:pPr>
      <w:bookmarkStart w:id="22" w:name="_Toc114436112"/>
      <w:r>
        <w:t>2.1.10 Category</w:t>
      </w:r>
      <w:bookmarkEnd w:id="22"/>
    </w:p>
    <w:p w14:paraId="0AF7150F" w14:textId="0DE7CA17" w:rsidR="00CE0AFC" w:rsidRDefault="00CE0AFC" w:rsidP="00CE0AFC">
      <w:r>
        <w:t xml:space="preserve">Category </w:t>
      </w:r>
      <w:r w:rsidR="007A38A8">
        <w:t xml:space="preserve">places resources </w:t>
      </w:r>
      <w:r w:rsidR="00D43176">
        <w:t>into specific</w:t>
      </w:r>
      <w:r w:rsidR="00A54713">
        <w:t xml:space="preserve"> tags that </w:t>
      </w:r>
      <w:r w:rsidR="00040E41">
        <w:t>can make them easier to search for in the database.</w:t>
      </w:r>
      <w:r w:rsidR="000040BC">
        <w:t xml:space="preserve"> The data stored for</w:t>
      </w:r>
      <w:r w:rsidR="003336D4">
        <w:t xml:space="preserve"> category is a </w:t>
      </w:r>
      <w:r w:rsidR="00394AFF">
        <w:t>category</w:t>
      </w:r>
      <w:r w:rsidR="003336D4">
        <w:t xml:space="preserve"> identification code (code), a name of the category (name), a description of the category (description), maximum loan time in days (durationDays)</w:t>
      </w:r>
      <w:r w:rsidR="00BF53DC">
        <w:t>, and maximum loan time in hours (durationHours).</w:t>
      </w:r>
    </w:p>
    <w:p w14:paraId="1BCA4544" w14:textId="2CD0261E" w:rsidR="00BF53DC" w:rsidRDefault="00BF53DC" w:rsidP="00BF53DC">
      <w:pPr>
        <w:pStyle w:val="Heading3"/>
      </w:pPr>
      <w:bookmarkStart w:id="23" w:name="_Toc114436113"/>
      <w:r>
        <w:t>2.1.11 Loan</w:t>
      </w:r>
      <w:bookmarkEnd w:id="23"/>
    </w:p>
    <w:p w14:paraId="3863D972" w14:textId="3B4AB5FC" w:rsidR="00BF53DC" w:rsidRDefault="00BF53DC" w:rsidP="00BF53DC">
      <w:r>
        <w:t>Loans are</w:t>
      </w:r>
      <w:r w:rsidR="009725BC">
        <w:t xml:space="preserve"> an action that can be made by staff members or student members to acquire resources for a given amount of time.</w:t>
      </w:r>
      <w:r w:rsidR="000024FE">
        <w:t xml:space="preserve"> Staff members are given priority over resource loans.</w:t>
      </w:r>
      <w:r w:rsidR="006F297A">
        <w:t xml:space="preserve"> The data stored for loans are a </w:t>
      </w:r>
      <w:r w:rsidR="00394AFF">
        <w:t>loan</w:t>
      </w:r>
      <w:r w:rsidR="006F297A">
        <w:t xml:space="preserve"> identification code (loanID), </w:t>
      </w:r>
      <w:r w:rsidR="00BA6DC9">
        <w:t>the date and time the item was borrowed (dateTimeBorrowed), the date and time the item was returned (dateTimeReturned)</w:t>
      </w:r>
      <w:r w:rsidR="005001C8">
        <w:t>, and the date and time the resource is due (</w:t>
      </w:r>
      <w:r w:rsidR="003A7B33">
        <w:t xml:space="preserve">dateTimeDue) based upon the resource’s category’s </w:t>
      </w:r>
      <w:r w:rsidR="002E2FB8">
        <w:t>maximum loan time.</w:t>
      </w:r>
    </w:p>
    <w:p w14:paraId="6ACB825F" w14:textId="00B71A74" w:rsidR="00D24BE0" w:rsidRDefault="00D24BE0" w:rsidP="00D24BE0">
      <w:pPr>
        <w:pStyle w:val="Heading3"/>
      </w:pPr>
      <w:bookmarkStart w:id="24" w:name="_Toc114436114"/>
      <w:r>
        <w:t>2.1.12 Acquisition</w:t>
      </w:r>
      <w:bookmarkEnd w:id="24"/>
    </w:p>
    <w:p w14:paraId="10CC4293" w14:textId="631C4FBC" w:rsidR="00D24BE0" w:rsidRDefault="002D4A1C" w:rsidP="00D24BE0">
      <w:r>
        <w:t xml:space="preserve">Acquisitions are an action that can made by staff members or student members to </w:t>
      </w:r>
      <w:r w:rsidR="00446EF0">
        <w:t>acquire new resources for the database.</w:t>
      </w:r>
      <w:r w:rsidR="000024FE">
        <w:t xml:space="preserve"> Staff members are given priority over acquisitions.</w:t>
      </w:r>
      <w:r w:rsidR="000E3DC0">
        <w:t xml:space="preserve"> The data stored for acquisitions are </w:t>
      </w:r>
      <w:r w:rsidR="00EC35D0">
        <w:t>a</w:t>
      </w:r>
      <w:r w:rsidR="00394AFF">
        <w:t xml:space="preserve">n acquisition identification code (acquisitionID), </w:t>
      </w:r>
      <w:r w:rsidR="00262172">
        <w:t>acquisitioned resource’s name (name)</w:t>
      </w:r>
      <w:r w:rsidR="006C329B">
        <w:t xml:space="preserve">, acquisitioned resource’s manufacturer (manufacturer), acquisitioned resource’s model (model), acquisitioned resource’s year of </w:t>
      </w:r>
      <w:r w:rsidR="00E77E15">
        <w:t xml:space="preserve">model (year), acquisitioned resource’s price (price), </w:t>
      </w:r>
      <w:r w:rsidR="0081794A">
        <w:t>reasoning for the acquisition (reasoning), and urgency for the item (urgency)</w:t>
      </w:r>
      <w:r w:rsidR="003735F5">
        <w:t>, defaulted to “Not Urgent”</w:t>
      </w:r>
      <w:r w:rsidR="00980BB4">
        <w:t>.</w:t>
      </w:r>
    </w:p>
    <w:p w14:paraId="59D6B998" w14:textId="4B22B4F5" w:rsidR="00D24BE0" w:rsidRDefault="00D24BE0" w:rsidP="00D24BE0">
      <w:pPr>
        <w:pStyle w:val="Heading3"/>
      </w:pPr>
      <w:bookmarkStart w:id="25" w:name="_Toc114436115"/>
      <w:r>
        <w:t>2.1.13 Reservation</w:t>
      </w:r>
      <w:bookmarkEnd w:id="25"/>
    </w:p>
    <w:p w14:paraId="31F64F8B" w14:textId="2B07BE4D" w:rsidR="003735F5" w:rsidRPr="003735F5" w:rsidRDefault="003735F5" w:rsidP="003735F5">
      <w:r>
        <w:t xml:space="preserve">Reservations are an action that can be made by staff members and </w:t>
      </w:r>
      <w:r w:rsidR="008F24B3">
        <w:t xml:space="preserve">student members to reserve resources for a given date and time. The data stored for reservations are </w:t>
      </w:r>
      <w:r w:rsidR="008C1C22">
        <w:t>a reservation identification code (reservationID), and the date and time the resource is reserved for (</w:t>
      </w:r>
      <w:r w:rsidR="00980BB4">
        <w:t>reservedDateTime).</w:t>
      </w:r>
    </w:p>
    <w:p w14:paraId="453C8D9D" w14:textId="77777777" w:rsidR="006C52D6" w:rsidRPr="006C52D6" w:rsidRDefault="006C52D6" w:rsidP="006C52D6"/>
    <w:p w14:paraId="7643551C" w14:textId="77777777" w:rsidR="000407A3" w:rsidRPr="00F72477" w:rsidRDefault="000407A3" w:rsidP="00F72477"/>
    <w:p w14:paraId="319BA082" w14:textId="77777777" w:rsidR="00845F52" w:rsidRPr="00845F52" w:rsidRDefault="00845F52" w:rsidP="00845F52"/>
    <w:p w14:paraId="4D4343D2" w14:textId="1D0ED7DB" w:rsidR="000F7DE3" w:rsidRDefault="000F7DE3" w:rsidP="000F7DE3">
      <w:pPr>
        <w:pStyle w:val="Heading2"/>
        <w:numPr>
          <w:ilvl w:val="1"/>
          <w:numId w:val="3"/>
        </w:numPr>
      </w:pPr>
      <w:bookmarkStart w:id="26" w:name="_Toc114436116"/>
      <w:r>
        <w:t>Transaction Requirements</w:t>
      </w:r>
      <w:bookmarkEnd w:id="26"/>
    </w:p>
    <w:p w14:paraId="353954B9" w14:textId="327F1633" w:rsidR="009F5041" w:rsidRDefault="009F5041" w:rsidP="00A33768">
      <w:pPr>
        <w:pStyle w:val="Heading3"/>
        <w:numPr>
          <w:ilvl w:val="3"/>
          <w:numId w:val="3"/>
        </w:numPr>
      </w:pPr>
      <w:bookmarkStart w:id="27" w:name="_Toc114436117"/>
      <w:r>
        <w:t>Data Manipulation Operations</w:t>
      </w:r>
      <w:bookmarkEnd w:id="27"/>
    </w:p>
    <w:p w14:paraId="6447CD20" w14:textId="4A86F514" w:rsidR="00B415BE" w:rsidRDefault="00B415BE" w:rsidP="0003494B">
      <w:pPr>
        <w:pStyle w:val="ListParagraph"/>
        <w:numPr>
          <w:ilvl w:val="0"/>
          <w:numId w:val="4"/>
        </w:numPr>
      </w:pPr>
      <w:r>
        <w:t>Insert/Update/De</w:t>
      </w:r>
      <w:r w:rsidR="004A01BB">
        <w:t>lete</w:t>
      </w:r>
      <w:r w:rsidR="007530F0">
        <w:t xml:space="preserve"> </w:t>
      </w:r>
      <w:r w:rsidR="004A5660">
        <w:t>an immovable resource</w:t>
      </w:r>
      <w:r w:rsidR="007530F0">
        <w:t xml:space="preserve"> and their information</w:t>
      </w:r>
    </w:p>
    <w:p w14:paraId="4D36D78A" w14:textId="6DE8433A" w:rsidR="004A5660" w:rsidRDefault="004A5660" w:rsidP="0003494B">
      <w:pPr>
        <w:pStyle w:val="ListParagraph"/>
        <w:numPr>
          <w:ilvl w:val="0"/>
          <w:numId w:val="4"/>
        </w:numPr>
      </w:pPr>
      <w:r>
        <w:t xml:space="preserve">Insert/Update/Delete a movable </w:t>
      </w:r>
      <w:r w:rsidR="00F20D8E">
        <w:t>resource</w:t>
      </w:r>
      <w:r>
        <w:t xml:space="preserve"> and their information</w:t>
      </w:r>
    </w:p>
    <w:p w14:paraId="7D1A8428" w14:textId="77777777" w:rsidR="004A5660" w:rsidRPr="00B415BE" w:rsidRDefault="004A5660" w:rsidP="0003494B">
      <w:pPr>
        <w:pStyle w:val="ListParagraph"/>
        <w:numPr>
          <w:ilvl w:val="0"/>
          <w:numId w:val="4"/>
        </w:numPr>
      </w:pPr>
      <w:r>
        <w:t>Insert/Update/Delete a category and its information</w:t>
      </w:r>
    </w:p>
    <w:p w14:paraId="33D1ACD8" w14:textId="602620D0" w:rsidR="00E15102" w:rsidRPr="00B415BE" w:rsidRDefault="00E15102" w:rsidP="0003494B">
      <w:pPr>
        <w:pStyle w:val="ListParagraph"/>
        <w:numPr>
          <w:ilvl w:val="0"/>
          <w:numId w:val="4"/>
        </w:numPr>
      </w:pPr>
      <w:r>
        <w:lastRenderedPageBreak/>
        <w:t>Insert/Update/Delete</w:t>
      </w:r>
      <w:r w:rsidR="00316DC5">
        <w:t xml:space="preserve"> members (students or staff) and their information</w:t>
      </w:r>
    </w:p>
    <w:p w14:paraId="7CCBD666" w14:textId="489CD5BA" w:rsidR="00E15102" w:rsidRPr="00B415BE" w:rsidRDefault="00E15102" w:rsidP="0003494B">
      <w:pPr>
        <w:pStyle w:val="ListParagraph"/>
        <w:numPr>
          <w:ilvl w:val="0"/>
          <w:numId w:val="4"/>
        </w:numPr>
      </w:pPr>
      <w:r>
        <w:t>Insert/Update/Delete</w:t>
      </w:r>
      <w:r w:rsidR="00D30BEE">
        <w:t xml:space="preserve"> </w:t>
      </w:r>
      <w:r w:rsidR="00D929B9">
        <w:t>a loan</w:t>
      </w:r>
      <w:r w:rsidR="003A33A9">
        <w:t xml:space="preserve"> and its information</w:t>
      </w:r>
    </w:p>
    <w:p w14:paraId="49A9A73E" w14:textId="580EA996" w:rsidR="00E15102" w:rsidRDefault="00E15102" w:rsidP="0003494B">
      <w:pPr>
        <w:pStyle w:val="ListParagraph"/>
        <w:numPr>
          <w:ilvl w:val="0"/>
          <w:numId w:val="4"/>
        </w:numPr>
      </w:pPr>
      <w:r>
        <w:t>Insert/Update/Delete</w:t>
      </w:r>
      <w:r w:rsidR="003A33A9">
        <w:t xml:space="preserve"> an acquisition</w:t>
      </w:r>
    </w:p>
    <w:p w14:paraId="124AF35A" w14:textId="61DB07BB" w:rsidR="003A33A9" w:rsidRDefault="003A33A9" w:rsidP="0003494B">
      <w:pPr>
        <w:pStyle w:val="ListParagraph"/>
        <w:numPr>
          <w:ilvl w:val="0"/>
          <w:numId w:val="4"/>
        </w:numPr>
      </w:pPr>
      <w:r>
        <w:t>Insert/Update/Delete a reservation</w:t>
      </w:r>
    </w:p>
    <w:p w14:paraId="7A6E59A1" w14:textId="34761E64" w:rsidR="003A33A9" w:rsidRPr="00B415BE" w:rsidRDefault="003A33A9" w:rsidP="0003494B">
      <w:pPr>
        <w:pStyle w:val="ListParagraph"/>
        <w:numPr>
          <w:ilvl w:val="0"/>
          <w:numId w:val="4"/>
        </w:numPr>
      </w:pPr>
      <w:r>
        <w:t>Insert/Update/Delete a course offering</w:t>
      </w:r>
    </w:p>
    <w:p w14:paraId="7A695149" w14:textId="77777777" w:rsidR="003A33A9" w:rsidRDefault="003A33A9" w:rsidP="0003494B">
      <w:pPr>
        <w:pStyle w:val="ListParagraph"/>
        <w:numPr>
          <w:ilvl w:val="0"/>
          <w:numId w:val="4"/>
        </w:numPr>
      </w:pPr>
      <w:r>
        <w:t>Insert/Update/Delete</w:t>
      </w:r>
      <w:r w:rsidR="004A5660">
        <w:t xml:space="preserve"> a privilege</w:t>
      </w:r>
    </w:p>
    <w:p w14:paraId="1CEDEDBB" w14:textId="45027125" w:rsidR="004A5660" w:rsidRDefault="004A5660" w:rsidP="0003494B">
      <w:pPr>
        <w:pStyle w:val="ListParagraph"/>
        <w:numPr>
          <w:ilvl w:val="0"/>
          <w:numId w:val="4"/>
        </w:numPr>
      </w:pPr>
      <w:r>
        <w:t>Insert/Update/Delete a location and its information</w:t>
      </w:r>
    </w:p>
    <w:p w14:paraId="32D1B7A5" w14:textId="2B949164" w:rsidR="009F5041" w:rsidRPr="009F5041" w:rsidRDefault="009A2746" w:rsidP="006B24E8">
      <w:pPr>
        <w:pStyle w:val="Heading3"/>
        <w:numPr>
          <w:ilvl w:val="3"/>
          <w:numId w:val="3"/>
        </w:numPr>
      </w:pPr>
      <w:bookmarkStart w:id="28" w:name="_Toc114436118"/>
      <w:r>
        <w:t>Data Queries</w:t>
      </w:r>
      <w:bookmarkEnd w:id="28"/>
    </w:p>
    <w:p w14:paraId="66A03816" w14:textId="1D6A09FC" w:rsidR="0086315B" w:rsidRDefault="00582828" w:rsidP="0003494B">
      <w:pPr>
        <w:pStyle w:val="ListParagraph"/>
        <w:numPr>
          <w:ilvl w:val="0"/>
          <w:numId w:val="5"/>
        </w:numPr>
      </w:pPr>
      <w:r>
        <w:t xml:space="preserve">Search for a </w:t>
      </w:r>
      <w:r w:rsidR="00031CE8">
        <w:t xml:space="preserve">moveable </w:t>
      </w:r>
      <w:r>
        <w:t xml:space="preserve">resource based on </w:t>
      </w:r>
      <w:r w:rsidR="003E74F2">
        <w:t>a resourceID,</w:t>
      </w:r>
      <w:r w:rsidR="00D972A0">
        <w:t xml:space="preserve"> locationID,</w:t>
      </w:r>
      <w:r w:rsidR="003E74F2">
        <w:t xml:space="preserve"> </w:t>
      </w:r>
      <w:r>
        <w:t>name,</w:t>
      </w:r>
      <w:r w:rsidR="00BE128A">
        <w:t xml:space="preserve"> manufacturer, model, year, asset value, </w:t>
      </w:r>
      <w:r w:rsidR="0003494B">
        <w:t>description,</w:t>
      </w:r>
      <w:r w:rsidR="003E74F2">
        <w:t xml:space="preserve"> status</w:t>
      </w:r>
      <w:r w:rsidR="00D972A0">
        <w:t>, campus, building, or room.</w:t>
      </w:r>
    </w:p>
    <w:p w14:paraId="1A677AD1" w14:textId="0AD1FAC7" w:rsidR="0003494B" w:rsidRDefault="00B94707" w:rsidP="0003494B">
      <w:pPr>
        <w:pStyle w:val="ListParagraph"/>
        <w:numPr>
          <w:ilvl w:val="0"/>
          <w:numId w:val="5"/>
        </w:numPr>
      </w:pPr>
      <w:r>
        <w:t xml:space="preserve">Search for </w:t>
      </w:r>
      <w:r w:rsidR="004345EB">
        <w:t>an</w:t>
      </w:r>
      <w:r>
        <w:t xml:space="preserve"> immovable resource based on resourceID,</w:t>
      </w:r>
      <w:r w:rsidR="004345EB">
        <w:t xml:space="preserve"> capacity,</w:t>
      </w:r>
      <w:r>
        <w:t xml:space="preserve"> description, </w:t>
      </w:r>
      <w:r w:rsidR="00D972A0">
        <w:t>s</w:t>
      </w:r>
      <w:r>
        <w:t>tatus</w:t>
      </w:r>
      <w:r w:rsidR="00D972A0">
        <w:t>, campus, building, or room</w:t>
      </w:r>
    </w:p>
    <w:p w14:paraId="72A5ECB2" w14:textId="3BB52078" w:rsidR="004345EB" w:rsidRDefault="004345EB" w:rsidP="0003494B">
      <w:pPr>
        <w:pStyle w:val="ListParagraph"/>
        <w:numPr>
          <w:ilvl w:val="0"/>
          <w:numId w:val="5"/>
        </w:numPr>
      </w:pPr>
      <w:r>
        <w:t>Search for a resource based on categor</w:t>
      </w:r>
      <w:r w:rsidR="000C629F">
        <w:t>ies</w:t>
      </w:r>
    </w:p>
    <w:p w14:paraId="2EAB7F06" w14:textId="276C4242" w:rsidR="000C629F" w:rsidRDefault="001D5270" w:rsidP="0003494B">
      <w:pPr>
        <w:pStyle w:val="ListParagraph"/>
        <w:numPr>
          <w:ilvl w:val="0"/>
          <w:numId w:val="5"/>
        </w:numPr>
      </w:pPr>
      <w:r>
        <w:t>List a staff/student member’s details</w:t>
      </w:r>
    </w:p>
    <w:p w14:paraId="7F36AFDF" w14:textId="3B2C527B" w:rsidR="005E71D1" w:rsidRDefault="005E71D1" w:rsidP="0003494B">
      <w:pPr>
        <w:pStyle w:val="ListParagraph"/>
        <w:numPr>
          <w:ilvl w:val="0"/>
          <w:numId w:val="5"/>
        </w:numPr>
      </w:pPr>
      <w:r>
        <w:t>List all staff/student member’s loaned resources</w:t>
      </w:r>
      <w:r w:rsidR="00264756">
        <w:t xml:space="preserve"> and if they are overdue</w:t>
      </w:r>
    </w:p>
    <w:p w14:paraId="301C6069" w14:textId="56C829CA" w:rsidR="0094245E" w:rsidRDefault="0094245E" w:rsidP="0094245E">
      <w:pPr>
        <w:pStyle w:val="ListParagraph"/>
        <w:numPr>
          <w:ilvl w:val="0"/>
          <w:numId w:val="5"/>
        </w:numPr>
      </w:pPr>
      <w:r>
        <w:t xml:space="preserve">List all staff/student member’s </w:t>
      </w:r>
      <w:r w:rsidR="002D492D">
        <w:t>reserved</w:t>
      </w:r>
      <w:r>
        <w:t xml:space="preserve"> resources</w:t>
      </w:r>
    </w:p>
    <w:p w14:paraId="64E8A0C9" w14:textId="1AF41027" w:rsidR="002D492D" w:rsidRDefault="002D492D" w:rsidP="002D492D">
      <w:pPr>
        <w:pStyle w:val="ListParagraph"/>
        <w:numPr>
          <w:ilvl w:val="0"/>
          <w:numId w:val="5"/>
        </w:numPr>
      </w:pPr>
      <w:r>
        <w:t>List all staff/student member’s acquisitions</w:t>
      </w:r>
    </w:p>
    <w:p w14:paraId="201C5AAC" w14:textId="762684A9" w:rsidR="003D0A52" w:rsidRDefault="003D0A52" w:rsidP="002D492D">
      <w:pPr>
        <w:pStyle w:val="ListParagraph"/>
        <w:numPr>
          <w:ilvl w:val="0"/>
          <w:numId w:val="5"/>
        </w:numPr>
      </w:pPr>
      <w:r>
        <w:t>List all</w:t>
      </w:r>
      <w:r w:rsidR="006A58CA">
        <w:t xml:space="preserve"> loaned resources</w:t>
      </w:r>
      <w:r w:rsidR="00622ED5">
        <w:t xml:space="preserve"> and who they are loaned by</w:t>
      </w:r>
    </w:p>
    <w:p w14:paraId="367F2550" w14:textId="4BACAE47" w:rsidR="006A58CA" w:rsidRDefault="006A58CA" w:rsidP="002D492D">
      <w:pPr>
        <w:pStyle w:val="ListParagraph"/>
        <w:numPr>
          <w:ilvl w:val="0"/>
          <w:numId w:val="5"/>
        </w:numPr>
      </w:pPr>
      <w:r>
        <w:t>List all non-loaned resources</w:t>
      </w:r>
    </w:p>
    <w:p w14:paraId="3AA6B4E8" w14:textId="58E735A6" w:rsidR="0097161D" w:rsidRDefault="0097161D" w:rsidP="002D492D">
      <w:pPr>
        <w:pStyle w:val="ListParagraph"/>
        <w:numPr>
          <w:ilvl w:val="0"/>
          <w:numId w:val="5"/>
        </w:numPr>
      </w:pPr>
      <w:r>
        <w:t>List all reserved resources</w:t>
      </w:r>
      <w:r w:rsidR="00622ED5">
        <w:t xml:space="preserve"> and who they are reserved by</w:t>
      </w:r>
    </w:p>
    <w:p w14:paraId="234B476A" w14:textId="34F4F968" w:rsidR="006A58CA" w:rsidRDefault="006A58CA" w:rsidP="002D492D">
      <w:pPr>
        <w:pStyle w:val="ListParagraph"/>
        <w:numPr>
          <w:ilvl w:val="0"/>
          <w:numId w:val="5"/>
        </w:numPr>
      </w:pPr>
      <w:r>
        <w:t xml:space="preserve">List all </w:t>
      </w:r>
      <w:r w:rsidR="0097161D">
        <w:t>non-re</w:t>
      </w:r>
      <w:r>
        <w:t>served resources</w:t>
      </w:r>
    </w:p>
    <w:p w14:paraId="3510CF31" w14:textId="6194A385" w:rsidR="0097161D" w:rsidRDefault="00044647" w:rsidP="002D492D">
      <w:pPr>
        <w:pStyle w:val="ListParagraph"/>
        <w:numPr>
          <w:ilvl w:val="0"/>
          <w:numId w:val="5"/>
        </w:numPr>
      </w:pPr>
      <w:r>
        <w:t>List all acquisitions</w:t>
      </w:r>
      <w:r w:rsidR="00622ED5">
        <w:t xml:space="preserve"> and who acquisitioned them</w:t>
      </w:r>
    </w:p>
    <w:p w14:paraId="32959907" w14:textId="69ACFE2F" w:rsidR="0094245E" w:rsidRPr="0086315B" w:rsidRDefault="00C219D9" w:rsidP="00283D18">
      <w:pPr>
        <w:pStyle w:val="ListParagraph"/>
        <w:numPr>
          <w:ilvl w:val="0"/>
          <w:numId w:val="5"/>
        </w:numPr>
      </w:pPr>
      <w:r>
        <w:t>List all overdue items</w:t>
      </w:r>
    </w:p>
    <w:p w14:paraId="5A7A334C" w14:textId="5B975822" w:rsidR="000F7DE3" w:rsidRDefault="00CC7689" w:rsidP="00CC7689">
      <w:pPr>
        <w:pStyle w:val="Heading2"/>
        <w:numPr>
          <w:ilvl w:val="1"/>
          <w:numId w:val="3"/>
        </w:numPr>
      </w:pPr>
      <w:bookmarkStart w:id="29" w:name="_Toc114436119"/>
      <w:r>
        <w:t>Business Rules</w:t>
      </w:r>
      <w:bookmarkEnd w:id="29"/>
    </w:p>
    <w:p w14:paraId="78FEEA52" w14:textId="70196FC2" w:rsidR="008E34C3" w:rsidRDefault="00115C66" w:rsidP="00115C66">
      <w:pPr>
        <w:pStyle w:val="Heading3"/>
      </w:pPr>
      <w:bookmarkStart w:id="30" w:name="_Toc114436120"/>
      <w:r>
        <w:t xml:space="preserve">2.3.1 </w:t>
      </w:r>
      <w:r w:rsidR="00944994">
        <w:t xml:space="preserve">Student </w:t>
      </w:r>
      <w:r w:rsidR="00584766">
        <w:t xml:space="preserve">Member </w:t>
      </w:r>
      <w:r>
        <w:t>Rules</w:t>
      </w:r>
      <w:bookmarkEnd w:id="30"/>
    </w:p>
    <w:p w14:paraId="20899153" w14:textId="67EBBF36" w:rsidR="009C63D6" w:rsidRPr="009C63D6" w:rsidRDefault="009C63D6" w:rsidP="009C63D6">
      <w:r>
        <w:t>1. If a student member has money owing, or an overdue resource,</w:t>
      </w:r>
      <w:r w:rsidR="0013529C">
        <w:t xml:space="preserve"> their status changes to “Disabled” and they are unable to borrow more resources until they have returned the item or they have paid off their fees.</w:t>
      </w:r>
    </w:p>
    <w:p w14:paraId="6FE1CE61" w14:textId="54A451F8" w:rsidR="00944994" w:rsidRDefault="00115C66" w:rsidP="00115C66">
      <w:pPr>
        <w:pStyle w:val="Heading3"/>
      </w:pPr>
      <w:bookmarkStart w:id="31" w:name="_Toc114436121"/>
      <w:r w:rsidRPr="00115C66">
        <w:t xml:space="preserve">2.3.2 </w:t>
      </w:r>
      <w:r w:rsidR="002D6D83">
        <w:t>Staff</w:t>
      </w:r>
      <w:r w:rsidR="00944994" w:rsidRPr="00115C66">
        <w:t xml:space="preserve"> </w:t>
      </w:r>
      <w:r w:rsidR="00584766">
        <w:t xml:space="preserve">Member </w:t>
      </w:r>
      <w:r w:rsidR="00944994" w:rsidRPr="00115C66">
        <w:t>Rules</w:t>
      </w:r>
      <w:bookmarkEnd w:id="31"/>
    </w:p>
    <w:p w14:paraId="56962C5D" w14:textId="5EA830E6" w:rsidR="007518CB" w:rsidRDefault="008D7522" w:rsidP="008D7522">
      <w:r>
        <w:t xml:space="preserve">1. </w:t>
      </w:r>
      <w:r w:rsidR="007518CB">
        <w:t>S</w:t>
      </w:r>
      <w:r w:rsidR="002D6D83">
        <w:t>taff members can reserve, loan, and acquire as many resources as they require.</w:t>
      </w:r>
    </w:p>
    <w:p w14:paraId="15C040A5" w14:textId="046B9D93" w:rsidR="002D6D83" w:rsidRDefault="002D6D83" w:rsidP="008D7522">
      <w:r>
        <w:t>2. Staff members should return</w:t>
      </w:r>
      <w:r w:rsidR="0007416B">
        <w:t xml:space="preserve"> resources on the due date or as soon as possible after the due date</w:t>
      </w:r>
    </w:p>
    <w:p w14:paraId="2A2EBEAD" w14:textId="4C091733" w:rsidR="0007416B" w:rsidRDefault="0007416B" w:rsidP="008D7522">
      <w:r>
        <w:t xml:space="preserve">3. Staff members should provide notice </w:t>
      </w:r>
      <w:r w:rsidR="00584766">
        <w:t>if they are unable to return a resource at the due date</w:t>
      </w:r>
    </w:p>
    <w:p w14:paraId="0FA94DF3" w14:textId="3CBBFB2F" w:rsidR="00584766" w:rsidRPr="008D7522" w:rsidRDefault="00584766" w:rsidP="008D7522">
      <w:r>
        <w:t>4. Staff members have priority over student members</w:t>
      </w:r>
    </w:p>
    <w:p w14:paraId="7BDD28F7" w14:textId="5C891691" w:rsidR="00115C66" w:rsidRDefault="00115C66" w:rsidP="00115C66">
      <w:pPr>
        <w:pStyle w:val="Heading3"/>
      </w:pPr>
      <w:bookmarkStart w:id="32" w:name="_Toc114436122"/>
      <w:r w:rsidRPr="00115C66">
        <w:t>2.3.3 Loaning rules</w:t>
      </w:r>
      <w:bookmarkEnd w:id="32"/>
    </w:p>
    <w:p w14:paraId="6E11D01C" w14:textId="4A7EB396" w:rsidR="008D7522" w:rsidRDefault="008D7522" w:rsidP="008D7522">
      <w:r>
        <w:t>1. Immovable resources can’t move and, therefore, can’t be loaned</w:t>
      </w:r>
      <w:r w:rsidR="004765CE">
        <w:t>.</w:t>
      </w:r>
    </w:p>
    <w:p w14:paraId="1C49D1AE" w14:textId="65ABDDA5" w:rsidR="00CF00E8" w:rsidRDefault="00CF00E8" w:rsidP="008D7522">
      <w:r>
        <w:t xml:space="preserve">2. Loaning </w:t>
      </w:r>
      <w:r w:rsidR="00126BD6">
        <w:t>time is determined by the resource’s category.</w:t>
      </w:r>
    </w:p>
    <w:p w14:paraId="676FE481" w14:textId="04F577DF" w:rsidR="004765CE" w:rsidRDefault="004765CE" w:rsidP="004765CE">
      <w:pPr>
        <w:pStyle w:val="Heading3"/>
      </w:pPr>
      <w:bookmarkStart w:id="33" w:name="_Toc114436123"/>
      <w:r w:rsidRPr="00115C66">
        <w:t>2.3.</w:t>
      </w:r>
      <w:r>
        <w:t xml:space="preserve">4 </w:t>
      </w:r>
      <w:r w:rsidR="00CA6F8F">
        <w:t>Course</w:t>
      </w:r>
      <w:r w:rsidRPr="00115C66">
        <w:t xml:space="preserve"> rules</w:t>
      </w:r>
      <w:bookmarkEnd w:id="33"/>
    </w:p>
    <w:p w14:paraId="4F4BB10C" w14:textId="3FDCDD72" w:rsidR="004765CE" w:rsidRDefault="00CA6F8F" w:rsidP="008D7522">
      <w:r>
        <w:t>1. Student</w:t>
      </w:r>
      <w:r w:rsidR="00972A89">
        <w:t xml:space="preserve"> members</w:t>
      </w:r>
      <w:r>
        <w:t xml:space="preserve"> are unable to loan or reserve resources until </w:t>
      </w:r>
      <w:r w:rsidR="00972A89">
        <w:t>they are enrolled in a course</w:t>
      </w:r>
    </w:p>
    <w:p w14:paraId="2C0531E0" w14:textId="38D30215" w:rsidR="00972A89" w:rsidRDefault="00972A89" w:rsidP="008D7522">
      <w:r>
        <w:t xml:space="preserve">2. Student members are unable to loan or reserve a resource </w:t>
      </w:r>
      <w:r w:rsidR="009529C9">
        <w:t>they aren’t within the start and end dates of the course</w:t>
      </w:r>
    </w:p>
    <w:p w14:paraId="3433FF2A" w14:textId="5FFE4330" w:rsidR="009529C9" w:rsidRPr="008D7522" w:rsidRDefault="009529C9" w:rsidP="008D7522">
      <w:r>
        <w:lastRenderedPageBreak/>
        <w:t xml:space="preserve">3. They must return any borrowed resource </w:t>
      </w:r>
      <w:r w:rsidR="00613A98">
        <w:t xml:space="preserve">after they are outside </w:t>
      </w:r>
      <w:r w:rsidR="00991D27">
        <w:t>the start and end dates of the course</w:t>
      </w:r>
    </w:p>
    <w:p w14:paraId="4942828F" w14:textId="396E7A92" w:rsidR="00451166" w:rsidRDefault="00451166" w:rsidP="00451166">
      <w:pPr>
        <w:pStyle w:val="Heading3"/>
      </w:pPr>
      <w:bookmarkStart w:id="34" w:name="_Toc114436124"/>
      <w:r>
        <w:t>2.3.4 Reservation Rules</w:t>
      </w:r>
      <w:bookmarkEnd w:id="34"/>
    </w:p>
    <w:p w14:paraId="2425BE53" w14:textId="4D73D028" w:rsidR="00726109" w:rsidRDefault="00726109" w:rsidP="00726109">
      <w:r>
        <w:t>1. A reserved resource must be picked up on t</w:t>
      </w:r>
      <w:r w:rsidR="00D3284F">
        <w:t xml:space="preserve">he reserved date or their reservation will be </w:t>
      </w:r>
      <w:r w:rsidR="00751AF9">
        <w:t>cancelled,</w:t>
      </w:r>
      <w:r w:rsidR="00D3284F">
        <w:t xml:space="preserve"> </w:t>
      </w:r>
      <w:r w:rsidR="00506736">
        <w:t>and the resource will become “Available”.</w:t>
      </w:r>
    </w:p>
    <w:p w14:paraId="4156B186" w14:textId="67CEBFB6" w:rsidR="00681FF6" w:rsidRDefault="00681FF6" w:rsidP="00726109">
      <w:r>
        <w:t xml:space="preserve">2. Students can incur a fee if they </w:t>
      </w:r>
      <w:r w:rsidR="00681683">
        <w:t>do not pick up the resource without sufficient notice.</w:t>
      </w:r>
    </w:p>
    <w:p w14:paraId="64C326CB" w14:textId="716B1432" w:rsidR="008A706C" w:rsidRDefault="008A706C" w:rsidP="00726109">
      <w:r>
        <w:t>3. Reservations can’t take place within the same date and time.</w:t>
      </w:r>
    </w:p>
    <w:p w14:paraId="135C7B2E" w14:textId="54C822F5" w:rsidR="00FB224F" w:rsidRDefault="00FB224F">
      <w:r>
        <w:br w:type="page"/>
      </w:r>
    </w:p>
    <w:p w14:paraId="20D21DF9" w14:textId="24362147" w:rsidR="00714CC0" w:rsidRDefault="00000000" w:rsidP="00714CC0">
      <w:pPr>
        <w:pStyle w:val="Heading1"/>
        <w:numPr>
          <w:ilvl w:val="0"/>
          <w:numId w:val="3"/>
        </w:numPr>
      </w:pPr>
      <w:bookmarkStart w:id="35" w:name="_Toc114436125"/>
      <w:r>
        <w:rPr>
          <w:noProof/>
        </w:rPr>
        <w:lastRenderedPageBreak/>
        <w:object w:dxaOrig="1440" w:dyaOrig="1440" w14:anchorId="36FA09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48pt;margin-top:25.65pt;width:546.75pt;height:672pt;z-index:251660289;mso-position-horizontal-relative:text;mso-position-vertical-relative:text;mso-width-relative:page;mso-height-relative:page" wrapcoords="0 24 0 1658 1960 1975 2346 1975 2346 2365 280 2511 0 2560 0 5680 1225 5875 1225 5949 1435 6265 280 6436 0 6509 0 9630 945 9776 2346 9776 1575 9874 1505 9922 1645 10166 0 10459 0 13555 665 13677 2346 13677 1820 13872 1750 13921 1855 14116 2276 14457 140 14506 0 14530 0 19138 2346 19552 2346 20430 2871 20698 3081 20698 2766 20820 3046 21039 6161 21088 6161 21551 11063 21551 11063 21478 19289 21307 19535 21137 21600 20820 21600 19942 21460 19918 19219 19918 19219 17577 20340 17577 21600 17382 21600 12775 20480 12507 21075 12433 21075 12312 20480 12116 20515 8996 21355 8630 21355 8606 21600 8240 21530 8216 20585 8216 20515 4705 20970 4315 21110 4266 21005 4169 20480 3925 21460 3925 21600 3876 21600 24 0 24">
            <v:imagedata r:id="rId9" o:title=""/>
            <w10:wrap type="tight"/>
          </v:shape>
          <o:OLEObject Type="Embed" ProgID="Visio.Drawing.15" ShapeID="_x0000_s1027" DrawAspect="Content" ObjectID="_1729524881" r:id="rId10"/>
        </w:object>
      </w:r>
      <w:r w:rsidR="00714CC0">
        <w:t>EER Diagram</w:t>
      </w:r>
      <w:bookmarkEnd w:id="35"/>
      <w:ins w:id="36" w:author="Kamran Shaukat" w:date="2022-10-03T20:03:00Z">
        <w:r w:rsidR="00993BB6">
          <w:t xml:space="preserve"> no relation of acquisition with resource, </w:t>
        </w:r>
      </w:ins>
    </w:p>
    <w:p w14:paraId="59356C63" w14:textId="36C31392" w:rsidR="00714CC0" w:rsidRDefault="00714CC0" w:rsidP="00714CC0">
      <w:pPr>
        <w:pStyle w:val="Heading1"/>
        <w:numPr>
          <w:ilvl w:val="0"/>
          <w:numId w:val="3"/>
        </w:numPr>
      </w:pPr>
      <w:bookmarkStart w:id="37" w:name="_Toc114436126"/>
      <w:r>
        <w:lastRenderedPageBreak/>
        <w:t>Data Dictionary</w:t>
      </w:r>
      <w:bookmarkEnd w:id="37"/>
    </w:p>
    <w:p w14:paraId="2AD9ED22" w14:textId="26CEE781" w:rsidR="00714CC0" w:rsidRDefault="009D733D" w:rsidP="009D733D">
      <w:pPr>
        <w:pStyle w:val="Heading2"/>
        <w:numPr>
          <w:ilvl w:val="1"/>
          <w:numId w:val="3"/>
        </w:numPr>
      </w:pPr>
      <w:bookmarkStart w:id="38" w:name="_Toc114436127"/>
      <w:r>
        <w:t>Entity Types</w:t>
      </w:r>
      <w:bookmarkEnd w:id="38"/>
    </w:p>
    <w:tbl>
      <w:tblPr>
        <w:tblStyle w:val="TableGrid"/>
        <w:tblW w:w="10774" w:type="dxa"/>
        <w:tblInd w:w="-856" w:type="dxa"/>
        <w:tblLook w:val="04A0" w:firstRow="1" w:lastRow="0" w:firstColumn="1" w:lastColumn="0" w:noHBand="0" w:noVBand="1"/>
      </w:tblPr>
      <w:tblGrid>
        <w:gridCol w:w="2943"/>
        <w:gridCol w:w="2107"/>
        <w:gridCol w:w="2057"/>
        <w:gridCol w:w="3667"/>
      </w:tblGrid>
      <w:tr w:rsidR="0090624F" w14:paraId="2960DFD9" w14:textId="77777777" w:rsidTr="00E21DA3">
        <w:tc>
          <w:tcPr>
            <w:tcW w:w="2943" w:type="dxa"/>
          </w:tcPr>
          <w:p w14:paraId="2BEBEC6A" w14:textId="6856B679" w:rsidR="0090624F" w:rsidRPr="00FB224F" w:rsidRDefault="0090624F" w:rsidP="00FB224F">
            <w:pPr>
              <w:spacing w:line="276" w:lineRule="auto"/>
              <w:rPr>
                <w:rFonts w:cstheme="minorHAnsi"/>
              </w:rPr>
            </w:pPr>
            <w:r w:rsidRPr="00FB224F">
              <w:rPr>
                <w:rFonts w:cstheme="minorHAnsi"/>
              </w:rPr>
              <w:t>Entity Name</w:t>
            </w:r>
          </w:p>
        </w:tc>
        <w:tc>
          <w:tcPr>
            <w:tcW w:w="2107" w:type="dxa"/>
          </w:tcPr>
          <w:p w14:paraId="14D97940" w14:textId="30A79AF9" w:rsidR="0090624F" w:rsidRPr="00FB224F" w:rsidRDefault="0090624F" w:rsidP="00FB224F">
            <w:pPr>
              <w:spacing w:line="276" w:lineRule="auto"/>
              <w:rPr>
                <w:rFonts w:cstheme="minorHAnsi"/>
              </w:rPr>
            </w:pPr>
            <w:r w:rsidRPr="00FB224F">
              <w:rPr>
                <w:rFonts w:cstheme="minorHAnsi"/>
              </w:rPr>
              <w:t>Description</w:t>
            </w:r>
          </w:p>
        </w:tc>
        <w:tc>
          <w:tcPr>
            <w:tcW w:w="2057" w:type="dxa"/>
          </w:tcPr>
          <w:p w14:paraId="760D3E73" w14:textId="1AB60983" w:rsidR="0090624F" w:rsidRPr="00FB224F" w:rsidRDefault="0090624F" w:rsidP="00FB224F">
            <w:pPr>
              <w:spacing w:line="276" w:lineRule="auto"/>
              <w:rPr>
                <w:rFonts w:cstheme="minorHAnsi"/>
              </w:rPr>
            </w:pPr>
            <w:r w:rsidRPr="00FB224F">
              <w:rPr>
                <w:rFonts w:cstheme="minorHAnsi"/>
              </w:rPr>
              <w:t>Aliases</w:t>
            </w:r>
          </w:p>
        </w:tc>
        <w:tc>
          <w:tcPr>
            <w:tcW w:w="3667" w:type="dxa"/>
          </w:tcPr>
          <w:p w14:paraId="7521B670" w14:textId="3D64B55B" w:rsidR="0090624F" w:rsidRPr="00FB224F" w:rsidRDefault="00E21DA3" w:rsidP="00FB224F">
            <w:pPr>
              <w:spacing w:line="276" w:lineRule="auto"/>
              <w:rPr>
                <w:rFonts w:cstheme="minorHAnsi"/>
              </w:rPr>
            </w:pPr>
            <w:r w:rsidRPr="00FB224F">
              <w:rPr>
                <w:rFonts w:cstheme="minorHAnsi"/>
              </w:rPr>
              <w:t>Occurrence</w:t>
            </w:r>
          </w:p>
        </w:tc>
      </w:tr>
      <w:tr w:rsidR="0090624F" w14:paraId="22ED8854" w14:textId="77777777" w:rsidTr="00E21DA3">
        <w:tc>
          <w:tcPr>
            <w:tcW w:w="2943" w:type="dxa"/>
          </w:tcPr>
          <w:p w14:paraId="2D1E88E6" w14:textId="5B300C1B" w:rsidR="0090624F" w:rsidRPr="00FB224F" w:rsidRDefault="00827D63" w:rsidP="00FB224F">
            <w:pPr>
              <w:spacing w:line="276" w:lineRule="auto"/>
              <w:rPr>
                <w:rFonts w:cstheme="minorHAnsi"/>
              </w:rPr>
            </w:pPr>
            <w:r w:rsidRPr="00FB224F">
              <w:rPr>
                <w:rFonts w:cstheme="minorHAnsi"/>
              </w:rPr>
              <w:t>Member</w:t>
            </w:r>
          </w:p>
        </w:tc>
        <w:tc>
          <w:tcPr>
            <w:tcW w:w="2107" w:type="dxa"/>
          </w:tcPr>
          <w:p w14:paraId="0776BB7F" w14:textId="62904E67" w:rsidR="0090624F" w:rsidRPr="00FB224F" w:rsidRDefault="0036663C" w:rsidP="00FB224F">
            <w:pPr>
              <w:spacing w:line="276" w:lineRule="auto"/>
              <w:rPr>
                <w:rFonts w:cstheme="minorHAnsi"/>
              </w:rPr>
            </w:pPr>
            <w:r w:rsidRPr="00FB224F">
              <w:rPr>
                <w:rFonts w:cstheme="minorHAnsi"/>
              </w:rPr>
              <w:t>Describes</w:t>
            </w:r>
            <w:r w:rsidR="00F72454" w:rsidRPr="00FB224F">
              <w:rPr>
                <w:rFonts w:cstheme="minorHAnsi"/>
              </w:rPr>
              <w:t xml:space="preserve"> staff or students</w:t>
            </w:r>
          </w:p>
        </w:tc>
        <w:tc>
          <w:tcPr>
            <w:tcW w:w="2057" w:type="dxa"/>
          </w:tcPr>
          <w:p w14:paraId="7103A5BD" w14:textId="3FC49C47" w:rsidR="0090624F" w:rsidRPr="00FB224F" w:rsidRDefault="00F72454" w:rsidP="00FB224F">
            <w:pPr>
              <w:spacing w:line="276" w:lineRule="auto"/>
              <w:rPr>
                <w:rFonts w:cstheme="minorHAnsi"/>
              </w:rPr>
            </w:pPr>
            <w:r w:rsidRPr="00FB224F">
              <w:rPr>
                <w:rFonts w:cstheme="minorHAnsi"/>
              </w:rPr>
              <w:t>Staff</w:t>
            </w:r>
            <w:r w:rsidR="00E21DA3" w:rsidRPr="00FB224F">
              <w:rPr>
                <w:rFonts w:cstheme="minorHAnsi"/>
              </w:rPr>
              <w:t xml:space="preserve">, </w:t>
            </w:r>
            <w:r w:rsidR="00ED24F7" w:rsidRPr="00FB224F">
              <w:rPr>
                <w:rFonts w:cstheme="minorHAnsi"/>
              </w:rPr>
              <w:t>s</w:t>
            </w:r>
            <w:r w:rsidRPr="00FB224F">
              <w:rPr>
                <w:rFonts w:cstheme="minorHAnsi"/>
              </w:rPr>
              <w:t>tudent</w:t>
            </w:r>
            <w:r w:rsidR="00480645" w:rsidRPr="00FB224F">
              <w:rPr>
                <w:rFonts w:cstheme="minorHAnsi"/>
              </w:rPr>
              <w:t>, borrower</w:t>
            </w:r>
          </w:p>
        </w:tc>
        <w:tc>
          <w:tcPr>
            <w:tcW w:w="3667" w:type="dxa"/>
          </w:tcPr>
          <w:p w14:paraId="33FA431D" w14:textId="61221B7A" w:rsidR="0090624F" w:rsidRPr="00FB224F" w:rsidRDefault="00997F90" w:rsidP="00FB224F">
            <w:pPr>
              <w:spacing w:line="276" w:lineRule="auto"/>
              <w:rPr>
                <w:rFonts w:cstheme="minorHAnsi"/>
              </w:rPr>
            </w:pPr>
            <w:r w:rsidRPr="00FB224F">
              <w:rPr>
                <w:rFonts w:cstheme="minorHAnsi"/>
              </w:rPr>
              <w:t xml:space="preserve">Inserted when a staff is hired, </w:t>
            </w:r>
            <w:r w:rsidR="00E4752B" w:rsidRPr="00FB224F">
              <w:rPr>
                <w:rFonts w:cstheme="minorHAnsi"/>
              </w:rPr>
              <w:t xml:space="preserve">or a student </w:t>
            </w:r>
            <w:r w:rsidR="00B70F67" w:rsidRPr="00FB224F">
              <w:rPr>
                <w:rFonts w:cstheme="minorHAnsi"/>
              </w:rPr>
              <w:t>enrols</w:t>
            </w:r>
            <w:r w:rsidR="00E21DA3" w:rsidRPr="00FB224F">
              <w:rPr>
                <w:rFonts w:cstheme="minorHAnsi"/>
              </w:rPr>
              <w:t xml:space="preserve"> </w:t>
            </w:r>
            <w:r w:rsidRPr="00FB224F">
              <w:rPr>
                <w:rFonts w:cstheme="minorHAnsi"/>
              </w:rPr>
              <w:t xml:space="preserve">and used </w:t>
            </w:r>
            <w:r w:rsidR="00E21DA3" w:rsidRPr="00FB224F">
              <w:rPr>
                <w:rFonts w:cstheme="minorHAnsi"/>
              </w:rPr>
              <w:t xml:space="preserve">when </w:t>
            </w:r>
            <w:proofErr w:type="gramStart"/>
            <w:r w:rsidR="00E21DA3" w:rsidRPr="00FB224F">
              <w:rPr>
                <w:rFonts w:cstheme="minorHAnsi"/>
              </w:rPr>
              <w:t xml:space="preserve">a </w:t>
            </w:r>
            <w:r w:rsidRPr="00FB224F">
              <w:rPr>
                <w:rFonts w:cstheme="minorHAnsi"/>
              </w:rPr>
              <w:t>they</w:t>
            </w:r>
            <w:proofErr w:type="gramEnd"/>
            <w:r w:rsidRPr="00FB224F">
              <w:rPr>
                <w:rFonts w:cstheme="minorHAnsi"/>
              </w:rPr>
              <w:t xml:space="preserve"> </w:t>
            </w:r>
            <w:r w:rsidR="00E21DA3" w:rsidRPr="00FB224F">
              <w:rPr>
                <w:rFonts w:cstheme="minorHAnsi"/>
              </w:rPr>
              <w:t>acquires/loans/reserves a resource</w:t>
            </w:r>
          </w:p>
        </w:tc>
      </w:tr>
      <w:tr w:rsidR="00E42FE5" w14:paraId="6965348B" w14:textId="77777777" w:rsidTr="00E21DA3">
        <w:tc>
          <w:tcPr>
            <w:tcW w:w="2943" w:type="dxa"/>
          </w:tcPr>
          <w:p w14:paraId="140943BC" w14:textId="4C590218" w:rsidR="006D0261" w:rsidRPr="00FB224F" w:rsidRDefault="006D0261" w:rsidP="00FB224F">
            <w:pPr>
              <w:spacing w:line="276" w:lineRule="auto"/>
              <w:rPr>
                <w:rFonts w:cstheme="minorHAnsi"/>
              </w:rPr>
            </w:pPr>
            <w:r w:rsidRPr="00FB224F">
              <w:rPr>
                <w:rFonts w:cstheme="minorHAnsi"/>
              </w:rPr>
              <w:t>Staff</w:t>
            </w:r>
          </w:p>
        </w:tc>
        <w:tc>
          <w:tcPr>
            <w:tcW w:w="2107" w:type="dxa"/>
          </w:tcPr>
          <w:p w14:paraId="4278337A" w14:textId="0C867302" w:rsidR="006D0261" w:rsidRPr="00FB224F" w:rsidRDefault="0036663C" w:rsidP="00FB224F">
            <w:pPr>
              <w:spacing w:line="276" w:lineRule="auto"/>
              <w:rPr>
                <w:rFonts w:cstheme="minorHAnsi"/>
              </w:rPr>
            </w:pPr>
            <w:r w:rsidRPr="00FB224F">
              <w:rPr>
                <w:rFonts w:cstheme="minorHAnsi"/>
              </w:rPr>
              <w:t>Provides</w:t>
            </w:r>
            <w:r w:rsidR="00E04514" w:rsidRPr="00FB224F">
              <w:rPr>
                <w:rFonts w:cstheme="minorHAnsi"/>
              </w:rPr>
              <w:t xml:space="preserve"> additional information on staff</w:t>
            </w:r>
          </w:p>
        </w:tc>
        <w:tc>
          <w:tcPr>
            <w:tcW w:w="2057" w:type="dxa"/>
          </w:tcPr>
          <w:p w14:paraId="185BA14B" w14:textId="76F075DB" w:rsidR="006D0261" w:rsidRPr="00FB224F" w:rsidRDefault="00342800" w:rsidP="00FB224F">
            <w:pPr>
              <w:spacing w:line="276" w:lineRule="auto"/>
              <w:rPr>
                <w:rFonts w:cstheme="minorHAnsi"/>
              </w:rPr>
            </w:pPr>
            <w:r w:rsidRPr="00FB224F">
              <w:rPr>
                <w:rFonts w:cstheme="minorHAnsi"/>
              </w:rPr>
              <w:t>Member</w:t>
            </w:r>
            <w:r w:rsidR="00480645" w:rsidRPr="00FB224F">
              <w:rPr>
                <w:rFonts w:cstheme="minorHAnsi"/>
              </w:rPr>
              <w:t>, borrower</w:t>
            </w:r>
          </w:p>
        </w:tc>
        <w:tc>
          <w:tcPr>
            <w:tcW w:w="3667" w:type="dxa"/>
          </w:tcPr>
          <w:p w14:paraId="0E478926" w14:textId="6462D3AF" w:rsidR="006D0261" w:rsidRPr="00FB224F" w:rsidRDefault="00997F90" w:rsidP="00FB224F">
            <w:pPr>
              <w:spacing w:line="276" w:lineRule="auto"/>
              <w:rPr>
                <w:rFonts w:cstheme="minorHAnsi"/>
              </w:rPr>
            </w:pPr>
            <w:r w:rsidRPr="00FB224F">
              <w:rPr>
                <w:rFonts w:cstheme="minorHAnsi"/>
              </w:rPr>
              <w:t>Inserted when</w:t>
            </w:r>
            <w:r w:rsidR="00342800" w:rsidRPr="00FB224F">
              <w:rPr>
                <w:rFonts w:cstheme="minorHAnsi"/>
              </w:rPr>
              <w:t xml:space="preserve"> a staff member </w:t>
            </w:r>
            <w:r w:rsidRPr="00FB224F">
              <w:rPr>
                <w:rFonts w:cstheme="minorHAnsi"/>
              </w:rPr>
              <w:t xml:space="preserve">is hired and used when they </w:t>
            </w:r>
            <w:r w:rsidR="00E21DA3" w:rsidRPr="00FB224F">
              <w:rPr>
                <w:rFonts w:cstheme="minorHAnsi"/>
              </w:rPr>
              <w:t>acquires</w:t>
            </w:r>
            <w:r w:rsidR="00DE5365" w:rsidRPr="00FB224F">
              <w:rPr>
                <w:rFonts w:cstheme="minorHAnsi"/>
              </w:rPr>
              <w:t>/loan/reserv</w:t>
            </w:r>
            <w:r w:rsidR="00E21DA3" w:rsidRPr="00FB224F">
              <w:rPr>
                <w:rFonts w:cstheme="minorHAnsi"/>
              </w:rPr>
              <w:t>es a resource</w:t>
            </w:r>
          </w:p>
        </w:tc>
      </w:tr>
      <w:tr w:rsidR="00E42FE5" w14:paraId="51E3FABE" w14:textId="77777777" w:rsidTr="00E21DA3">
        <w:tc>
          <w:tcPr>
            <w:tcW w:w="2943" w:type="dxa"/>
          </w:tcPr>
          <w:p w14:paraId="7EBAC7D7" w14:textId="3048AFDE" w:rsidR="006D0261" w:rsidRPr="00FB224F" w:rsidRDefault="006D0261" w:rsidP="00FB224F">
            <w:pPr>
              <w:spacing w:line="276" w:lineRule="auto"/>
              <w:rPr>
                <w:rFonts w:cstheme="minorHAnsi"/>
              </w:rPr>
            </w:pPr>
            <w:r w:rsidRPr="00FB224F">
              <w:rPr>
                <w:rFonts w:cstheme="minorHAnsi"/>
              </w:rPr>
              <w:t>Student</w:t>
            </w:r>
          </w:p>
        </w:tc>
        <w:tc>
          <w:tcPr>
            <w:tcW w:w="2107" w:type="dxa"/>
          </w:tcPr>
          <w:p w14:paraId="5E917E70" w14:textId="00367E91" w:rsidR="006D0261" w:rsidRPr="00FB224F" w:rsidRDefault="0036663C" w:rsidP="00FB224F">
            <w:pPr>
              <w:spacing w:line="276" w:lineRule="auto"/>
              <w:rPr>
                <w:rFonts w:cstheme="minorHAnsi"/>
              </w:rPr>
            </w:pPr>
            <w:r w:rsidRPr="00FB224F">
              <w:rPr>
                <w:rFonts w:cstheme="minorHAnsi"/>
              </w:rPr>
              <w:t>P</w:t>
            </w:r>
            <w:r w:rsidR="00E04514" w:rsidRPr="00FB224F">
              <w:rPr>
                <w:rFonts w:cstheme="minorHAnsi"/>
              </w:rPr>
              <w:t>rovide</w:t>
            </w:r>
            <w:r w:rsidRPr="00FB224F">
              <w:rPr>
                <w:rFonts w:cstheme="minorHAnsi"/>
              </w:rPr>
              <w:t>s</w:t>
            </w:r>
            <w:r w:rsidR="00E04514" w:rsidRPr="00FB224F">
              <w:rPr>
                <w:rFonts w:cstheme="minorHAnsi"/>
              </w:rPr>
              <w:t xml:space="preserve"> additional information on students</w:t>
            </w:r>
          </w:p>
        </w:tc>
        <w:tc>
          <w:tcPr>
            <w:tcW w:w="2057" w:type="dxa"/>
          </w:tcPr>
          <w:p w14:paraId="0EAC67EE" w14:textId="110ACC48" w:rsidR="006D0261" w:rsidRPr="00FB224F" w:rsidRDefault="00342800" w:rsidP="00FB224F">
            <w:pPr>
              <w:spacing w:line="276" w:lineRule="auto"/>
              <w:rPr>
                <w:rFonts w:cstheme="minorHAnsi"/>
              </w:rPr>
            </w:pPr>
            <w:r w:rsidRPr="00FB224F">
              <w:rPr>
                <w:rFonts w:cstheme="minorHAnsi"/>
              </w:rPr>
              <w:t>Member</w:t>
            </w:r>
            <w:r w:rsidR="00480645" w:rsidRPr="00FB224F">
              <w:rPr>
                <w:rFonts w:cstheme="minorHAnsi"/>
              </w:rPr>
              <w:t>, borrower</w:t>
            </w:r>
          </w:p>
        </w:tc>
        <w:tc>
          <w:tcPr>
            <w:tcW w:w="3667" w:type="dxa"/>
          </w:tcPr>
          <w:p w14:paraId="071BD5C1" w14:textId="6488A152" w:rsidR="006D0261" w:rsidRPr="00FB224F" w:rsidRDefault="00997F90" w:rsidP="00FB224F">
            <w:pPr>
              <w:spacing w:line="276" w:lineRule="auto"/>
              <w:rPr>
                <w:rFonts w:cstheme="minorHAnsi"/>
              </w:rPr>
            </w:pPr>
            <w:r w:rsidRPr="00FB224F">
              <w:rPr>
                <w:rFonts w:cstheme="minorHAnsi"/>
              </w:rPr>
              <w:t>Inserted w</w:t>
            </w:r>
            <w:r w:rsidR="00342800" w:rsidRPr="00FB224F">
              <w:rPr>
                <w:rFonts w:cstheme="minorHAnsi"/>
              </w:rPr>
              <w:t xml:space="preserve">hen </w:t>
            </w:r>
            <w:r w:rsidR="00E04514" w:rsidRPr="00FB224F">
              <w:rPr>
                <w:rFonts w:cstheme="minorHAnsi"/>
              </w:rPr>
              <w:t xml:space="preserve">a student </w:t>
            </w:r>
            <w:r w:rsidR="00E21DA3" w:rsidRPr="00FB224F">
              <w:rPr>
                <w:rFonts w:cstheme="minorHAnsi"/>
              </w:rPr>
              <w:t xml:space="preserve">member </w:t>
            </w:r>
            <w:r w:rsidRPr="00FB224F">
              <w:rPr>
                <w:rFonts w:cstheme="minorHAnsi"/>
              </w:rPr>
              <w:t xml:space="preserve">enrols and used when they </w:t>
            </w:r>
            <w:r w:rsidR="00E21DA3" w:rsidRPr="00FB224F">
              <w:rPr>
                <w:rFonts w:cstheme="minorHAnsi"/>
              </w:rPr>
              <w:t>acquires</w:t>
            </w:r>
            <w:r w:rsidR="00E04514" w:rsidRPr="00FB224F">
              <w:rPr>
                <w:rFonts w:cstheme="minorHAnsi"/>
              </w:rPr>
              <w:t>/loan/reservation</w:t>
            </w:r>
          </w:p>
        </w:tc>
      </w:tr>
      <w:tr w:rsidR="0030157C" w14:paraId="573432DA" w14:textId="77777777" w:rsidTr="00E21DA3">
        <w:tc>
          <w:tcPr>
            <w:tcW w:w="2943" w:type="dxa"/>
          </w:tcPr>
          <w:p w14:paraId="17CCFE92" w14:textId="7FB79136" w:rsidR="0030157C" w:rsidRPr="00FB224F" w:rsidRDefault="0030157C" w:rsidP="00FB224F">
            <w:pPr>
              <w:spacing w:line="276" w:lineRule="auto"/>
              <w:rPr>
                <w:rFonts w:cstheme="minorHAnsi"/>
              </w:rPr>
            </w:pPr>
            <w:r w:rsidRPr="00FB224F">
              <w:rPr>
                <w:rFonts w:cstheme="minorHAnsi"/>
              </w:rPr>
              <w:t>Reservation</w:t>
            </w:r>
          </w:p>
        </w:tc>
        <w:tc>
          <w:tcPr>
            <w:tcW w:w="2107" w:type="dxa"/>
          </w:tcPr>
          <w:p w14:paraId="2E4EE754" w14:textId="6AEC9278" w:rsidR="0030157C" w:rsidRPr="00FB224F" w:rsidRDefault="00857D76" w:rsidP="00FB224F">
            <w:pPr>
              <w:spacing w:line="276" w:lineRule="auto"/>
              <w:rPr>
                <w:rFonts w:cstheme="minorHAnsi"/>
              </w:rPr>
            </w:pPr>
            <w:r w:rsidRPr="00FB224F">
              <w:rPr>
                <w:rFonts w:cstheme="minorHAnsi"/>
              </w:rPr>
              <w:t>Allows</w:t>
            </w:r>
            <w:r w:rsidR="00332729" w:rsidRPr="00FB224F">
              <w:rPr>
                <w:rFonts w:cstheme="minorHAnsi"/>
              </w:rPr>
              <w:t xml:space="preserve"> staff/student members to reserve resources</w:t>
            </w:r>
          </w:p>
        </w:tc>
        <w:tc>
          <w:tcPr>
            <w:tcW w:w="2057" w:type="dxa"/>
          </w:tcPr>
          <w:p w14:paraId="240D5583" w14:textId="77777777" w:rsidR="0030157C" w:rsidRPr="00FB224F" w:rsidRDefault="0030157C" w:rsidP="00FB224F">
            <w:pPr>
              <w:spacing w:line="276" w:lineRule="auto"/>
              <w:rPr>
                <w:rFonts w:cstheme="minorHAnsi"/>
              </w:rPr>
            </w:pPr>
          </w:p>
        </w:tc>
        <w:tc>
          <w:tcPr>
            <w:tcW w:w="3667" w:type="dxa"/>
          </w:tcPr>
          <w:p w14:paraId="2E964DD2" w14:textId="34E450F1" w:rsidR="0030157C" w:rsidRPr="00FB224F" w:rsidRDefault="00997F90" w:rsidP="00FB224F">
            <w:pPr>
              <w:spacing w:line="276" w:lineRule="auto"/>
              <w:rPr>
                <w:rFonts w:cstheme="minorHAnsi"/>
              </w:rPr>
            </w:pPr>
            <w:r w:rsidRPr="00FB224F">
              <w:rPr>
                <w:rFonts w:cstheme="minorHAnsi"/>
              </w:rPr>
              <w:t>Inserted w</w:t>
            </w:r>
            <w:r w:rsidR="00721148" w:rsidRPr="00FB224F">
              <w:rPr>
                <w:rFonts w:cstheme="minorHAnsi"/>
              </w:rPr>
              <w:t xml:space="preserve">hen </w:t>
            </w:r>
            <w:r w:rsidR="000A7937" w:rsidRPr="00FB224F">
              <w:rPr>
                <w:rFonts w:cstheme="minorHAnsi"/>
              </w:rPr>
              <w:t>staff or students reserve</w:t>
            </w:r>
            <w:r w:rsidRPr="00FB224F">
              <w:rPr>
                <w:rFonts w:cstheme="minorHAnsi"/>
              </w:rPr>
              <w:t>s</w:t>
            </w:r>
            <w:r w:rsidR="000A7937" w:rsidRPr="00FB224F">
              <w:rPr>
                <w:rFonts w:cstheme="minorHAnsi"/>
              </w:rPr>
              <w:t xml:space="preserve"> a</w:t>
            </w:r>
            <w:r w:rsidR="00545259" w:rsidRPr="00FB224F">
              <w:rPr>
                <w:rFonts w:cstheme="minorHAnsi"/>
              </w:rPr>
              <w:t xml:space="preserve"> moveable/immovable</w:t>
            </w:r>
            <w:r w:rsidR="000A7937" w:rsidRPr="00FB224F">
              <w:rPr>
                <w:rFonts w:cstheme="minorHAnsi"/>
              </w:rPr>
              <w:t xml:space="preserve"> resource</w:t>
            </w:r>
          </w:p>
        </w:tc>
      </w:tr>
      <w:tr w:rsidR="0090624F" w14:paraId="6DD4B9EE" w14:textId="77777777" w:rsidTr="00E21DA3">
        <w:tc>
          <w:tcPr>
            <w:tcW w:w="2943" w:type="dxa"/>
          </w:tcPr>
          <w:p w14:paraId="0D93BB5C" w14:textId="134DDCB1" w:rsidR="0090624F" w:rsidRPr="00FB224F" w:rsidRDefault="00AD61BD" w:rsidP="00FB224F">
            <w:pPr>
              <w:spacing w:line="276" w:lineRule="auto"/>
              <w:rPr>
                <w:rFonts w:cstheme="minorHAnsi"/>
              </w:rPr>
            </w:pPr>
            <w:r w:rsidRPr="00FB224F">
              <w:rPr>
                <w:rFonts w:cstheme="minorHAnsi"/>
              </w:rPr>
              <w:t>Loan</w:t>
            </w:r>
          </w:p>
        </w:tc>
        <w:tc>
          <w:tcPr>
            <w:tcW w:w="2107" w:type="dxa"/>
          </w:tcPr>
          <w:p w14:paraId="77877EC7" w14:textId="3E97173C" w:rsidR="0090624F" w:rsidRPr="00FB224F" w:rsidRDefault="00AA63C0" w:rsidP="00FB224F">
            <w:pPr>
              <w:spacing w:line="276" w:lineRule="auto"/>
              <w:rPr>
                <w:rFonts w:cstheme="minorHAnsi"/>
              </w:rPr>
            </w:pPr>
            <w:r w:rsidRPr="00FB224F">
              <w:rPr>
                <w:rFonts w:cstheme="minorHAnsi"/>
              </w:rPr>
              <w:t>Allows borrowing of resources</w:t>
            </w:r>
          </w:p>
        </w:tc>
        <w:tc>
          <w:tcPr>
            <w:tcW w:w="2057" w:type="dxa"/>
          </w:tcPr>
          <w:p w14:paraId="241787A3" w14:textId="2CF75275" w:rsidR="0090624F" w:rsidRPr="00FB224F" w:rsidRDefault="004C00B2" w:rsidP="00FB224F">
            <w:pPr>
              <w:spacing w:line="276" w:lineRule="auto"/>
              <w:rPr>
                <w:rFonts w:cstheme="minorHAnsi"/>
              </w:rPr>
            </w:pPr>
            <w:r w:rsidRPr="00FB224F">
              <w:rPr>
                <w:rFonts w:cstheme="minorHAnsi"/>
              </w:rPr>
              <w:t>Borrow</w:t>
            </w:r>
          </w:p>
        </w:tc>
        <w:tc>
          <w:tcPr>
            <w:tcW w:w="3667" w:type="dxa"/>
          </w:tcPr>
          <w:p w14:paraId="35BB4F0F" w14:textId="561E0554" w:rsidR="0090624F" w:rsidRPr="00FB224F" w:rsidRDefault="00997F90" w:rsidP="00FB224F">
            <w:pPr>
              <w:spacing w:line="276" w:lineRule="auto"/>
              <w:rPr>
                <w:rFonts w:cstheme="minorHAnsi"/>
              </w:rPr>
            </w:pPr>
            <w:r w:rsidRPr="00FB224F">
              <w:rPr>
                <w:rFonts w:cstheme="minorHAnsi"/>
              </w:rPr>
              <w:t>Inserted w</w:t>
            </w:r>
            <w:r w:rsidR="00776AA4" w:rsidRPr="00FB224F">
              <w:rPr>
                <w:rFonts w:cstheme="minorHAnsi"/>
              </w:rPr>
              <w:t>hen a student</w:t>
            </w:r>
            <w:r w:rsidRPr="00FB224F">
              <w:rPr>
                <w:rFonts w:cstheme="minorHAnsi"/>
              </w:rPr>
              <w:t xml:space="preserve"> member or </w:t>
            </w:r>
            <w:r w:rsidR="006E2E43" w:rsidRPr="00FB224F">
              <w:rPr>
                <w:rFonts w:cstheme="minorHAnsi"/>
              </w:rPr>
              <w:t>staff member loan</w:t>
            </w:r>
            <w:r w:rsidRPr="00FB224F">
              <w:rPr>
                <w:rFonts w:cstheme="minorHAnsi"/>
              </w:rPr>
              <w:t>s</w:t>
            </w:r>
            <w:r w:rsidR="006E2E43" w:rsidRPr="00FB224F">
              <w:rPr>
                <w:rFonts w:cstheme="minorHAnsi"/>
              </w:rPr>
              <w:t xml:space="preserve"> a resource</w:t>
            </w:r>
          </w:p>
        </w:tc>
      </w:tr>
      <w:tr w:rsidR="00CA655A" w14:paraId="224B793E" w14:textId="77777777" w:rsidTr="00E21DA3">
        <w:tc>
          <w:tcPr>
            <w:tcW w:w="2943" w:type="dxa"/>
          </w:tcPr>
          <w:p w14:paraId="5A18202F" w14:textId="1BA8A1A6" w:rsidR="00CA655A" w:rsidRPr="00FB224F" w:rsidRDefault="00CA655A" w:rsidP="00FB224F">
            <w:pPr>
              <w:spacing w:line="276" w:lineRule="auto"/>
              <w:rPr>
                <w:rFonts w:cstheme="minorHAnsi"/>
              </w:rPr>
            </w:pPr>
            <w:r w:rsidRPr="00FB224F">
              <w:rPr>
                <w:rFonts w:cstheme="minorHAnsi"/>
              </w:rPr>
              <w:t>Acquisition</w:t>
            </w:r>
          </w:p>
        </w:tc>
        <w:tc>
          <w:tcPr>
            <w:tcW w:w="2107" w:type="dxa"/>
          </w:tcPr>
          <w:p w14:paraId="6A9786C9" w14:textId="26FAEA59" w:rsidR="00CA655A" w:rsidRPr="00FB224F" w:rsidRDefault="00CA655A" w:rsidP="00FB224F">
            <w:pPr>
              <w:spacing w:line="276" w:lineRule="auto"/>
              <w:rPr>
                <w:rFonts w:cstheme="minorHAnsi"/>
              </w:rPr>
            </w:pPr>
            <w:r w:rsidRPr="00FB224F">
              <w:rPr>
                <w:rFonts w:cstheme="minorHAnsi"/>
              </w:rPr>
              <w:t>Allows acquiring of new resources</w:t>
            </w:r>
          </w:p>
        </w:tc>
        <w:tc>
          <w:tcPr>
            <w:tcW w:w="2057" w:type="dxa"/>
          </w:tcPr>
          <w:p w14:paraId="521AB372" w14:textId="77777777" w:rsidR="00CA655A" w:rsidRPr="00FB224F" w:rsidRDefault="00CA655A" w:rsidP="00FB224F">
            <w:pPr>
              <w:spacing w:line="276" w:lineRule="auto"/>
              <w:rPr>
                <w:rFonts w:cstheme="minorHAnsi"/>
              </w:rPr>
            </w:pPr>
          </w:p>
        </w:tc>
        <w:tc>
          <w:tcPr>
            <w:tcW w:w="3667" w:type="dxa"/>
          </w:tcPr>
          <w:p w14:paraId="656301DD" w14:textId="450A9FEE" w:rsidR="00CA655A" w:rsidRPr="00FB224F" w:rsidRDefault="00252634" w:rsidP="00FB224F">
            <w:pPr>
              <w:spacing w:line="276" w:lineRule="auto"/>
              <w:rPr>
                <w:rFonts w:cstheme="minorHAnsi"/>
              </w:rPr>
            </w:pPr>
            <w:r w:rsidRPr="00FB224F">
              <w:rPr>
                <w:rFonts w:cstheme="minorHAnsi"/>
              </w:rPr>
              <w:t>Inserted when a student or staff member</w:t>
            </w:r>
          </w:p>
        </w:tc>
      </w:tr>
      <w:tr w:rsidR="0090624F" w14:paraId="2F1DC141" w14:textId="77777777" w:rsidTr="00E21DA3">
        <w:tc>
          <w:tcPr>
            <w:tcW w:w="2943" w:type="dxa"/>
          </w:tcPr>
          <w:p w14:paraId="14EDC43E" w14:textId="7AF30D97" w:rsidR="0090624F" w:rsidRPr="00FB224F" w:rsidRDefault="00AD61BD" w:rsidP="00FB224F">
            <w:pPr>
              <w:spacing w:line="276" w:lineRule="auto"/>
              <w:rPr>
                <w:rFonts w:cstheme="minorHAnsi"/>
              </w:rPr>
            </w:pPr>
            <w:r w:rsidRPr="00FB224F">
              <w:rPr>
                <w:rFonts w:cstheme="minorHAnsi"/>
              </w:rPr>
              <w:t>Moveable</w:t>
            </w:r>
            <w:del w:id="39" w:author="Kamran Shaukat" w:date="2022-10-03T20:03:00Z">
              <w:r w:rsidR="00AC561F" w:rsidRPr="00FB224F" w:rsidDel="005C47A4">
                <w:rPr>
                  <w:rFonts w:cstheme="minorHAnsi"/>
                </w:rPr>
                <w:delText xml:space="preserve"> </w:delText>
              </w:r>
            </w:del>
            <w:r w:rsidR="00AC561F" w:rsidRPr="00FB224F">
              <w:rPr>
                <w:rFonts w:cstheme="minorHAnsi"/>
              </w:rPr>
              <w:t>Resource</w:t>
            </w:r>
          </w:p>
        </w:tc>
        <w:tc>
          <w:tcPr>
            <w:tcW w:w="2107" w:type="dxa"/>
          </w:tcPr>
          <w:p w14:paraId="008E3DD8" w14:textId="46D92003" w:rsidR="0090624F" w:rsidRPr="00FB224F" w:rsidRDefault="00AC561F" w:rsidP="00FB224F">
            <w:pPr>
              <w:spacing w:line="276" w:lineRule="auto"/>
              <w:rPr>
                <w:rFonts w:cstheme="minorHAnsi"/>
              </w:rPr>
            </w:pPr>
            <w:r w:rsidRPr="00FB224F">
              <w:rPr>
                <w:rFonts w:cstheme="minorHAnsi"/>
              </w:rPr>
              <w:t xml:space="preserve">Includes </w:t>
            </w:r>
            <w:r w:rsidR="004D59F9" w:rsidRPr="00FB224F">
              <w:rPr>
                <w:rFonts w:cstheme="minorHAnsi"/>
              </w:rPr>
              <w:t>cameras, speakers</w:t>
            </w:r>
            <w:r w:rsidR="00C621B1" w:rsidRPr="00FB224F">
              <w:rPr>
                <w:rFonts w:cstheme="minorHAnsi"/>
              </w:rPr>
              <w:t>, software,</w:t>
            </w:r>
            <w:r w:rsidR="00512F00" w:rsidRPr="00FB224F">
              <w:rPr>
                <w:rFonts w:cstheme="minorHAnsi"/>
              </w:rPr>
              <w:t xml:space="preserve"> </w:t>
            </w:r>
            <w:r w:rsidR="00ED24F7" w:rsidRPr="00FB224F">
              <w:rPr>
                <w:rFonts w:cstheme="minorHAnsi"/>
              </w:rPr>
              <w:t>phones,</w:t>
            </w:r>
            <w:r w:rsidR="00512F00" w:rsidRPr="00FB224F">
              <w:rPr>
                <w:rFonts w:cstheme="minorHAnsi"/>
              </w:rPr>
              <w:t xml:space="preserve"> and other moveable resources</w:t>
            </w:r>
          </w:p>
        </w:tc>
        <w:tc>
          <w:tcPr>
            <w:tcW w:w="2057" w:type="dxa"/>
          </w:tcPr>
          <w:p w14:paraId="6BE7273C" w14:textId="40E10B79" w:rsidR="0090624F" w:rsidRPr="00FB224F" w:rsidRDefault="00ED24F7" w:rsidP="00FB224F">
            <w:pPr>
              <w:spacing w:line="276" w:lineRule="auto"/>
              <w:rPr>
                <w:rFonts w:cstheme="minorHAnsi"/>
              </w:rPr>
            </w:pPr>
            <w:r w:rsidRPr="00FB224F">
              <w:rPr>
                <w:rFonts w:cstheme="minorHAnsi"/>
              </w:rPr>
              <w:t xml:space="preserve">Camera, </w:t>
            </w:r>
            <w:r w:rsidR="002C0C8E" w:rsidRPr="00FB224F">
              <w:rPr>
                <w:rFonts w:cstheme="minorHAnsi"/>
              </w:rPr>
              <w:t xml:space="preserve">speaker, software, </w:t>
            </w:r>
            <w:r w:rsidR="00BE4526" w:rsidRPr="00FB224F">
              <w:rPr>
                <w:rFonts w:cstheme="minorHAnsi"/>
              </w:rPr>
              <w:t>or phone</w:t>
            </w:r>
          </w:p>
        </w:tc>
        <w:tc>
          <w:tcPr>
            <w:tcW w:w="3667" w:type="dxa"/>
          </w:tcPr>
          <w:p w14:paraId="1DD9299A" w14:textId="7B6538FA" w:rsidR="0090624F" w:rsidRPr="00FB224F" w:rsidRDefault="005061BB" w:rsidP="00FB224F">
            <w:pPr>
              <w:spacing w:line="276" w:lineRule="auto"/>
              <w:rPr>
                <w:rFonts w:cstheme="minorHAnsi"/>
              </w:rPr>
            </w:pPr>
            <w:r w:rsidRPr="00FB224F">
              <w:rPr>
                <w:rFonts w:cstheme="minorHAnsi"/>
              </w:rPr>
              <w:t xml:space="preserve">Is </w:t>
            </w:r>
            <w:r w:rsidR="00F918CA" w:rsidRPr="00FB224F">
              <w:rPr>
                <w:rFonts w:cstheme="minorHAnsi"/>
              </w:rPr>
              <w:t xml:space="preserve">loaned, </w:t>
            </w:r>
            <w:r w:rsidR="0099146D" w:rsidRPr="00FB224F">
              <w:rPr>
                <w:rFonts w:cstheme="minorHAnsi"/>
              </w:rPr>
              <w:t>borrowed,</w:t>
            </w:r>
            <w:r w:rsidR="00F918CA" w:rsidRPr="00FB224F">
              <w:rPr>
                <w:rFonts w:cstheme="minorHAnsi"/>
              </w:rPr>
              <w:t xml:space="preserve"> or reserved by student</w:t>
            </w:r>
            <w:r w:rsidR="00997F90" w:rsidRPr="00FB224F">
              <w:rPr>
                <w:rFonts w:cstheme="minorHAnsi"/>
              </w:rPr>
              <w:t xml:space="preserve"> members or </w:t>
            </w:r>
            <w:r w:rsidR="00F918CA" w:rsidRPr="00FB224F">
              <w:rPr>
                <w:rFonts w:cstheme="minorHAnsi"/>
              </w:rPr>
              <w:t>staff members. Inserted when acquired</w:t>
            </w:r>
            <w:r w:rsidR="006176EF" w:rsidRPr="00FB224F">
              <w:rPr>
                <w:rFonts w:cstheme="minorHAnsi"/>
              </w:rPr>
              <w:t>.</w:t>
            </w:r>
          </w:p>
        </w:tc>
      </w:tr>
      <w:tr w:rsidR="0090624F" w14:paraId="02E88CFC" w14:textId="77777777" w:rsidTr="00E21DA3">
        <w:tc>
          <w:tcPr>
            <w:tcW w:w="2943" w:type="dxa"/>
          </w:tcPr>
          <w:p w14:paraId="238B98F5" w14:textId="64F0296F" w:rsidR="0090624F" w:rsidRPr="00FB224F" w:rsidRDefault="005402FF" w:rsidP="00FB224F">
            <w:pPr>
              <w:spacing w:line="276" w:lineRule="auto"/>
              <w:rPr>
                <w:rFonts w:cstheme="minorHAnsi"/>
              </w:rPr>
            </w:pPr>
            <w:r w:rsidRPr="00FB224F">
              <w:rPr>
                <w:rFonts w:cstheme="minorHAnsi"/>
              </w:rPr>
              <w:t>Immovable</w:t>
            </w:r>
            <w:del w:id="40" w:author="Kamran Shaukat" w:date="2022-10-03T20:03:00Z">
              <w:r w:rsidR="00AC561F" w:rsidRPr="00FB224F" w:rsidDel="005C47A4">
                <w:rPr>
                  <w:rFonts w:cstheme="minorHAnsi"/>
                </w:rPr>
                <w:delText xml:space="preserve"> </w:delText>
              </w:r>
            </w:del>
            <w:r w:rsidR="00AC561F" w:rsidRPr="00FB224F">
              <w:rPr>
                <w:rFonts w:cstheme="minorHAnsi"/>
              </w:rPr>
              <w:t>Resource</w:t>
            </w:r>
          </w:p>
        </w:tc>
        <w:tc>
          <w:tcPr>
            <w:tcW w:w="2107" w:type="dxa"/>
          </w:tcPr>
          <w:p w14:paraId="3D77A747" w14:textId="2E8C37E0" w:rsidR="0090624F" w:rsidRPr="00FB224F" w:rsidRDefault="00850EFD" w:rsidP="00FB224F">
            <w:pPr>
              <w:spacing w:line="276" w:lineRule="auto"/>
              <w:rPr>
                <w:rFonts w:cstheme="minorHAnsi"/>
              </w:rPr>
            </w:pPr>
            <w:r w:rsidRPr="00FB224F">
              <w:rPr>
                <w:rFonts w:cstheme="minorHAnsi"/>
              </w:rPr>
              <w:t>Includes rooms</w:t>
            </w:r>
          </w:p>
        </w:tc>
        <w:tc>
          <w:tcPr>
            <w:tcW w:w="2057" w:type="dxa"/>
          </w:tcPr>
          <w:p w14:paraId="32591214" w14:textId="19BA596F" w:rsidR="0090624F" w:rsidRPr="00FB224F" w:rsidRDefault="00AC561F" w:rsidP="00FB224F">
            <w:pPr>
              <w:spacing w:line="276" w:lineRule="auto"/>
              <w:rPr>
                <w:rFonts w:cstheme="minorHAnsi"/>
              </w:rPr>
            </w:pPr>
            <w:r w:rsidRPr="00FB224F">
              <w:rPr>
                <w:rFonts w:cstheme="minorHAnsi"/>
              </w:rPr>
              <w:t>Rooms</w:t>
            </w:r>
          </w:p>
        </w:tc>
        <w:tc>
          <w:tcPr>
            <w:tcW w:w="3667" w:type="dxa"/>
          </w:tcPr>
          <w:p w14:paraId="1E176774" w14:textId="77C3CE9D" w:rsidR="0090624F" w:rsidRPr="00FB224F" w:rsidRDefault="006176EF" w:rsidP="00FB224F">
            <w:pPr>
              <w:spacing w:line="276" w:lineRule="auto"/>
              <w:rPr>
                <w:rFonts w:cstheme="minorHAnsi"/>
              </w:rPr>
            </w:pPr>
            <w:r w:rsidRPr="00FB224F">
              <w:rPr>
                <w:rFonts w:cstheme="minorHAnsi"/>
              </w:rPr>
              <w:t xml:space="preserve">Is loaned, borrowed, or reserved by student/staff members. Inserted when </w:t>
            </w:r>
            <w:r w:rsidR="001E7FAC" w:rsidRPr="00FB224F">
              <w:rPr>
                <w:rFonts w:cstheme="minorHAnsi"/>
              </w:rPr>
              <w:t>built</w:t>
            </w:r>
            <w:r w:rsidRPr="00FB224F">
              <w:rPr>
                <w:rFonts w:cstheme="minorHAnsi"/>
              </w:rPr>
              <w:t>.</w:t>
            </w:r>
          </w:p>
        </w:tc>
      </w:tr>
      <w:tr w:rsidR="0090624F" w14:paraId="57CAC30C" w14:textId="77777777" w:rsidTr="00E21DA3">
        <w:tc>
          <w:tcPr>
            <w:tcW w:w="2943" w:type="dxa"/>
          </w:tcPr>
          <w:p w14:paraId="6001FF69" w14:textId="6817FBBA" w:rsidR="0090624F" w:rsidRPr="00FB224F" w:rsidRDefault="00A40A37" w:rsidP="00FB224F">
            <w:pPr>
              <w:spacing w:line="276" w:lineRule="auto"/>
              <w:rPr>
                <w:rFonts w:cstheme="minorHAnsi"/>
              </w:rPr>
            </w:pPr>
            <w:r w:rsidRPr="00FB224F">
              <w:rPr>
                <w:rFonts w:cstheme="minorHAnsi"/>
              </w:rPr>
              <w:t>Category</w:t>
            </w:r>
          </w:p>
        </w:tc>
        <w:tc>
          <w:tcPr>
            <w:tcW w:w="2107" w:type="dxa"/>
          </w:tcPr>
          <w:p w14:paraId="47B036F6" w14:textId="7E5EBBE6" w:rsidR="0090624F" w:rsidRPr="00FB224F" w:rsidRDefault="006176EF" w:rsidP="00FB224F">
            <w:pPr>
              <w:spacing w:line="276" w:lineRule="auto"/>
              <w:rPr>
                <w:rFonts w:cstheme="minorHAnsi"/>
              </w:rPr>
            </w:pPr>
            <w:r w:rsidRPr="00FB224F">
              <w:rPr>
                <w:rFonts w:cstheme="minorHAnsi"/>
              </w:rPr>
              <w:t>Provides categories for resources that are similar, allows for easy searching</w:t>
            </w:r>
          </w:p>
        </w:tc>
        <w:tc>
          <w:tcPr>
            <w:tcW w:w="2057" w:type="dxa"/>
          </w:tcPr>
          <w:p w14:paraId="4E3950B6" w14:textId="5A659D68" w:rsidR="0090624F" w:rsidRPr="00FB224F" w:rsidRDefault="006176EF" w:rsidP="00FB224F">
            <w:pPr>
              <w:spacing w:line="276" w:lineRule="auto"/>
              <w:rPr>
                <w:rFonts w:cstheme="minorHAnsi"/>
              </w:rPr>
            </w:pPr>
            <w:r w:rsidRPr="00FB224F">
              <w:rPr>
                <w:rFonts w:cstheme="minorHAnsi"/>
              </w:rPr>
              <w:t>Camera, speaker, software, or phone</w:t>
            </w:r>
          </w:p>
        </w:tc>
        <w:tc>
          <w:tcPr>
            <w:tcW w:w="3667" w:type="dxa"/>
          </w:tcPr>
          <w:p w14:paraId="07DA2BB0" w14:textId="06F68197" w:rsidR="0090624F" w:rsidRPr="00FB224F" w:rsidRDefault="00CD4881" w:rsidP="00FB224F">
            <w:pPr>
              <w:spacing w:line="276" w:lineRule="auto"/>
              <w:rPr>
                <w:rFonts w:cstheme="minorHAnsi"/>
              </w:rPr>
            </w:pPr>
            <w:r w:rsidRPr="00FB224F">
              <w:rPr>
                <w:rFonts w:cstheme="minorHAnsi"/>
              </w:rPr>
              <w:t>Resources inserted are given a category</w:t>
            </w:r>
            <w:r w:rsidR="00997F90" w:rsidRPr="00FB224F">
              <w:rPr>
                <w:rFonts w:cstheme="minorHAnsi"/>
              </w:rPr>
              <w:t xml:space="preserve">. Used in searched by staff members or student members. </w:t>
            </w:r>
          </w:p>
        </w:tc>
      </w:tr>
      <w:tr w:rsidR="00A40A37" w14:paraId="12A87831" w14:textId="77777777" w:rsidTr="00E21DA3">
        <w:tc>
          <w:tcPr>
            <w:tcW w:w="2943" w:type="dxa"/>
          </w:tcPr>
          <w:p w14:paraId="4960FF4A" w14:textId="79BE945D" w:rsidR="00A40A37" w:rsidRPr="00FB224F" w:rsidRDefault="00CC73CB" w:rsidP="00FB224F">
            <w:pPr>
              <w:spacing w:line="276" w:lineRule="auto"/>
              <w:rPr>
                <w:rFonts w:cstheme="minorHAnsi"/>
              </w:rPr>
            </w:pPr>
            <w:r w:rsidRPr="00FB224F">
              <w:rPr>
                <w:rFonts w:cstheme="minorHAnsi"/>
              </w:rPr>
              <w:t>Privilege</w:t>
            </w:r>
          </w:p>
        </w:tc>
        <w:tc>
          <w:tcPr>
            <w:tcW w:w="2107" w:type="dxa"/>
          </w:tcPr>
          <w:p w14:paraId="292E9466" w14:textId="61519872" w:rsidR="00A40A37" w:rsidRPr="00FB224F" w:rsidRDefault="006176EF" w:rsidP="00FB224F">
            <w:pPr>
              <w:spacing w:line="276" w:lineRule="auto"/>
              <w:rPr>
                <w:rFonts w:cstheme="minorHAnsi"/>
              </w:rPr>
            </w:pPr>
            <w:r w:rsidRPr="00FB224F">
              <w:rPr>
                <w:rFonts w:cstheme="minorHAnsi"/>
              </w:rPr>
              <w:t>Given to student members to allow access to certain category of resources</w:t>
            </w:r>
          </w:p>
        </w:tc>
        <w:tc>
          <w:tcPr>
            <w:tcW w:w="2057" w:type="dxa"/>
          </w:tcPr>
          <w:p w14:paraId="7AFFD0B6" w14:textId="786F337C" w:rsidR="00A40A37" w:rsidRPr="00FB224F" w:rsidRDefault="006176EF" w:rsidP="00FB224F">
            <w:pPr>
              <w:spacing w:line="276" w:lineRule="auto"/>
              <w:rPr>
                <w:rFonts w:cstheme="minorHAnsi"/>
              </w:rPr>
            </w:pPr>
            <w:r w:rsidRPr="00FB224F">
              <w:rPr>
                <w:rFonts w:cstheme="minorHAnsi"/>
              </w:rPr>
              <w:t>Access</w:t>
            </w:r>
          </w:p>
        </w:tc>
        <w:tc>
          <w:tcPr>
            <w:tcW w:w="3667" w:type="dxa"/>
          </w:tcPr>
          <w:p w14:paraId="42F6D725" w14:textId="30725197" w:rsidR="00A40A37" w:rsidRPr="00FB224F" w:rsidRDefault="00997F90" w:rsidP="00FB224F">
            <w:pPr>
              <w:spacing w:line="276" w:lineRule="auto"/>
              <w:rPr>
                <w:rFonts w:cstheme="minorHAnsi"/>
              </w:rPr>
            </w:pPr>
            <w:r w:rsidRPr="00FB224F">
              <w:rPr>
                <w:rFonts w:cstheme="minorHAnsi"/>
              </w:rPr>
              <w:t>Inserted w</w:t>
            </w:r>
            <w:r w:rsidR="006176EF" w:rsidRPr="00FB224F">
              <w:rPr>
                <w:rFonts w:cstheme="minorHAnsi"/>
              </w:rPr>
              <w:t>hen students are given access to certain category of resources</w:t>
            </w:r>
          </w:p>
        </w:tc>
      </w:tr>
      <w:tr w:rsidR="00CC73CB" w14:paraId="08E93B94" w14:textId="77777777" w:rsidTr="00E21DA3">
        <w:tc>
          <w:tcPr>
            <w:tcW w:w="2943" w:type="dxa"/>
          </w:tcPr>
          <w:p w14:paraId="47269634" w14:textId="17038860" w:rsidR="00CC73CB" w:rsidRPr="00FB224F" w:rsidRDefault="006176EF" w:rsidP="00FB224F">
            <w:pPr>
              <w:spacing w:line="276" w:lineRule="auto"/>
              <w:rPr>
                <w:rFonts w:cstheme="minorHAnsi"/>
              </w:rPr>
            </w:pPr>
            <w:r w:rsidRPr="00FB224F">
              <w:rPr>
                <w:rFonts w:cstheme="minorHAnsi"/>
              </w:rPr>
              <w:t>Course</w:t>
            </w:r>
          </w:p>
        </w:tc>
        <w:tc>
          <w:tcPr>
            <w:tcW w:w="2107" w:type="dxa"/>
          </w:tcPr>
          <w:p w14:paraId="2E5D20A2" w14:textId="4DA9A4CA" w:rsidR="00CC73CB" w:rsidRPr="00FB224F" w:rsidRDefault="006176EF" w:rsidP="00FB224F">
            <w:pPr>
              <w:spacing w:line="276" w:lineRule="auto"/>
              <w:rPr>
                <w:rFonts w:cstheme="minorHAnsi"/>
              </w:rPr>
            </w:pPr>
            <w:r w:rsidRPr="00FB224F">
              <w:rPr>
                <w:rFonts w:cstheme="minorHAnsi"/>
              </w:rPr>
              <w:t>Describes a course a student</w:t>
            </w:r>
            <w:r w:rsidR="00997F90" w:rsidRPr="00FB224F">
              <w:rPr>
                <w:rFonts w:cstheme="minorHAnsi"/>
              </w:rPr>
              <w:t xml:space="preserve"> is enrolled in at</w:t>
            </w:r>
            <w:r w:rsidRPr="00FB224F">
              <w:rPr>
                <w:rFonts w:cstheme="minorHAnsi"/>
              </w:rPr>
              <w:t xml:space="preserve"> the university</w:t>
            </w:r>
          </w:p>
        </w:tc>
        <w:tc>
          <w:tcPr>
            <w:tcW w:w="2057" w:type="dxa"/>
          </w:tcPr>
          <w:p w14:paraId="45B9B53A" w14:textId="0EFF7E62" w:rsidR="00CC73CB" w:rsidRPr="00FB224F" w:rsidRDefault="006176EF" w:rsidP="00FB224F">
            <w:pPr>
              <w:spacing w:line="276" w:lineRule="auto"/>
              <w:rPr>
                <w:rFonts w:cstheme="minorHAnsi"/>
              </w:rPr>
            </w:pPr>
            <w:r w:rsidRPr="00FB224F">
              <w:rPr>
                <w:rFonts w:cstheme="minorHAnsi"/>
              </w:rPr>
              <w:t>Course, class, subject</w:t>
            </w:r>
          </w:p>
        </w:tc>
        <w:tc>
          <w:tcPr>
            <w:tcW w:w="3667" w:type="dxa"/>
          </w:tcPr>
          <w:p w14:paraId="006A4BC4" w14:textId="4988EE58" w:rsidR="00CC73CB" w:rsidRPr="00FB224F" w:rsidRDefault="00997F90" w:rsidP="00FB224F">
            <w:pPr>
              <w:spacing w:line="276" w:lineRule="auto"/>
              <w:rPr>
                <w:rFonts w:cstheme="minorHAnsi"/>
              </w:rPr>
            </w:pPr>
            <w:r w:rsidRPr="00FB224F">
              <w:rPr>
                <w:rFonts w:cstheme="minorHAnsi"/>
              </w:rPr>
              <w:t>Inserted w</w:t>
            </w:r>
            <w:r w:rsidR="006176EF" w:rsidRPr="00FB224F">
              <w:rPr>
                <w:rFonts w:cstheme="minorHAnsi"/>
              </w:rPr>
              <w:t xml:space="preserve">hen students are </w:t>
            </w:r>
            <w:r w:rsidRPr="00FB224F">
              <w:rPr>
                <w:rFonts w:cstheme="minorHAnsi"/>
              </w:rPr>
              <w:t>enrolled in a</w:t>
            </w:r>
            <w:r w:rsidR="006176EF" w:rsidRPr="00FB224F">
              <w:rPr>
                <w:rFonts w:cstheme="minorHAnsi"/>
              </w:rPr>
              <w:t xml:space="preserve"> course which gives them privileges to certain resources</w:t>
            </w:r>
            <w:r w:rsidR="004B68E1" w:rsidRPr="00FB224F">
              <w:rPr>
                <w:rFonts w:cstheme="minorHAnsi"/>
              </w:rPr>
              <w:t>.</w:t>
            </w:r>
          </w:p>
        </w:tc>
      </w:tr>
      <w:tr w:rsidR="004B68E1" w14:paraId="4ED6EDD5" w14:textId="77777777" w:rsidTr="00E21DA3">
        <w:tc>
          <w:tcPr>
            <w:tcW w:w="2943" w:type="dxa"/>
          </w:tcPr>
          <w:p w14:paraId="618BAEA2" w14:textId="3D675ED8" w:rsidR="004B68E1" w:rsidRPr="00FB224F" w:rsidRDefault="004B68E1" w:rsidP="00FB224F">
            <w:pPr>
              <w:spacing w:line="276" w:lineRule="auto"/>
              <w:rPr>
                <w:rFonts w:cstheme="minorHAnsi"/>
              </w:rPr>
            </w:pPr>
            <w:r w:rsidRPr="00FB224F">
              <w:rPr>
                <w:rFonts w:cstheme="minorHAnsi"/>
              </w:rPr>
              <w:t>Location</w:t>
            </w:r>
          </w:p>
        </w:tc>
        <w:tc>
          <w:tcPr>
            <w:tcW w:w="2107" w:type="dxa"/>
          </w:tcPr>
          <w:p w14:paraId="46B76BAC" w14:textId="13404A8E" w:rsidR="004B68E1" w:rsidRPr="00FB224F" w:rsidRDefault="004B68E1" w:rsidP="00FB224F">
            <w:pPr>
              <w:spacing w:line="276" w:lineRule="auto"/>
              <w:rPr>
                <w:rFonts w:cstheme="minorHAnsi"/>
              </w:rPr>
            </w:pPr>
            <w:r w:rsidRPr="00FB224F">
              <w:rPr>
                <w:rFonts w:cstheme="minorHAnsi"/>
              </w:rPr>
              <w:t>Describes the location of a resource</w:t>
            </w:r>
          </w:p>
        </w:tc>
        <w:tc>
          <w:tcPr>
            <w:tcW w:w="2057" w:type="dxa"/>
          </w:tcPr>
          <w:p w14:paraId="05AA71C4" w14:textId="0712C611" w:rsidR="004B68E1" w:rsidRPr="00FB224F" w:rsidRDefault="004B68E1" w:rsidP="00FB224F">
            <w:pPr>
              <w:spacing w:line="276" w:lineRule="auto"/>
              <w:rPr>
                <w:rFonts w:cstheme="minorHAnsi"/>
              </w:rPr>
            </w:pPr>
          </w:p>
        </w:tc>
        <w:tc>
          <w:tcPr>
            <w:tcW w:w="3667" w:type="dxa"/>
          </w:tcPr>
          <w:p w14:paraId="76DB1C3B" w14:textId="36A37765" w:rsidR="004B68E1" w:rsidRPr="00FB224F" w:rsidRDefault="004B68E1" w:rsidP="00FB224F">
            <w:pPr>
              <w:spacing w:line="276" w:lineRule="auto"/>
              <w:rPr>
                <w:rFonts w:cstheme="minorHAnsi"/>
              </w:rPr>
            </w:pPr>
            <w:r w:rsidRPr="00FB224F">
              <w:rPr>
                <w:rFonts w:cstheme="minorHAnsi"/>
              </w:rPr>
              <w:t>Inserted</w:t>
            </w:r>
            <w:r w:rsidR="001E1042" w:rsidRPr="00FB224F">
              <w:rPr>
                <w:rFonts w:cstheme="minorHAnsi"/>
              </w:rPr>
              <w:t xml:space="preserve"> when a resource is inserted to give it its location.</w:t>
            </w:r>
          </w:p>
        </w:tc>
      </w:tr>
    </w:tbl>
    <w:p w14:paraId="6A9411FB" w14:textId="77777777" w:rsidR="007339E8" w:rsidRPr="007339E8" w:rsidRDefault="007339E8" w:rsidP="007339E8"/>
    <w:p w14:paraId="61A2B851" w14:textId="1A6D3A35" w:rsidR="00320DB1" w:rsidRDefault="007B020C" w:rsidP="001A19D4">
      <w:pPr>
        <w:pStyle w:val="Heading2"/>
        <w:numPr>
          <w:ilvl w:val="1"/>
          <w:numId w:val="3"/>
        </w:numPr>
      </w:pPr>
      <w:bookmarkStart w:id="41" w:name="_Toc114436128"/>
      <w:r>
        <w:lastRenderedPageBreak/>
        <w:t>Relationship Types</w:t>
      </w:r>
      <w:bookmarkEnd w:id="41"/>
    </w:p>
    <w:p w14:paraId="6B5ED081" w14:textId="77777777" w:rsidR="00320DB1" w:rsidRPr="00320DB1" w:rsidRDefault="00320DB1" w:rsidP="00320DB1"/>
    <w:tbl>
      <w:tblPr>
        <w:tblStyle w:val="TableGrid"/>
        <w:tblW w:w="10774" w:type="dxa"/>
        <w:tblInd w:w="-856" w:type="dxa"/>
        <w:tblLook w:val="04A0" w:firstRow="1" w:lastRow="0" w:firstColumn="1" w:lastColumn="0" w:noHBand="0" w:noVBand="1"/>
      </w:tblPr>
      <w:tblGrid>
        <w:gridCol w:w="2659"/>
        <w:gridCol w:w="1803"/>
        <w:gridCol w:w="1803"/>
        <w:gridCol w:w="1803"/>
        <w:gridCol w:w="2706"/>
      </w:tblGrid>
      <w:tr w:rsidR="00320DB1" w14:paraId="11A0977E" w14:textId="77777777" w:rsidTr="00F03FDC">
        <w:tc>
          <w:tcPr>
            <w:tcW w:w="2659" w:type="dxa"/>
          </w:tcPr>
          <w:p w14:paraId="441897ED" w14:textId="7A81539A" w:rsidR="00320DB1" w:rsidRPr="00FB224F" w:rsidRDefault="00223BF6" w:rsidP="00FB224F">
            <w:pPr>
              <w:spacing w:line="276" w:lineRule="auto"/>
              <w:rPr>
                <w:rFonts w:cstheme="minorHAnsi"/>
              </w:rPr>
            </w:pPr>
            <w:r w:rsidRPr="00FB224F">
              <w:rPr>
                <w:rFonts w:cstheme="minorHAnsi"/>
              </w:rPr>
              <w:t>Entity Name</w:t>
            </w:r>
          </w:p>
        </w:tc>
        <w:tc>
          <w:tcPr>
            <w:tcW w:w="1803" w:type="dxa"/>
          </w:tcPr>
          <w:p w14:paraId="7E892FCB" w14:textId="3E7468FC" w:rsidR="00320DB1" w:rsidRPr="00FB224F" w:rsidRDefault="00A25E39" w:rsidP="00FB224F">
            <w:pPr>
              <w:spacing w:line="276" w:lineRule="auto"/>
              <w:rPr>
                <w:rFonts w:cstheme="minorHAnsi"/>
              </w:rPr>
            </w:pPr>
            <w:r w:rsidRPr="00FB224F">
              <w:rPr>
                <w:rFonts w:cstheme="minorHAnsi"/>
              </w:rPr>
              <w:t>Multiplicity</w:t>
            </w:r>
          </w:p>
        </w:tc>
        <w:tc>
          <w:tcPr>
            <w:tcW w:w="1803" w:type="dxa"/>
          </w:tcPr>
          <w:p w14:paraId="6FFB70A2" w14:textId="34E8D2AA" w:rsidR="00320DB1" w:rsidRPr="00FB224F" w:rsidRDefault="00A25E39" w:rsidP="00FB224F">
            <w:pPr>
              <w:spacing w:line="276" w:lineRule="auto"/>
              <w:rPr>
                <w:rFonts w:cstheme="minorHAnsi"/>
              </w:rPr>
            </w:pPr>
            <w:r w:rsidRPr="00FB224F">
              <w:rPr>
                <w:rFonts w:cstheme="minorHAnsi"/>
              </w:rPr>
              <w:t>Relationship</w:t>
            </w:r>
          </w:p>
        </w:tc>
        <w:tc>
          <w:tcPr>
            <w:tcW w:w="1803" w:type="dxa"/>
          </w:tcPr>
          <w:p w14:paraId="1C1CFAA7" w14:textId="32BDA4C6" w:rsidR="00320DB1" w:rsidRPr="00FB224F" w:rsidRDefault="00A25E39" w:rsidP="00FB224F">
            <w:pPr>
              <w:spacing w:line="276" w:lineRule="auto"/>
              <w:rPr>
                <w:rFonts w:cstheme="minorHAnsi"/>
              </w:rPr>
            </w:pPr>
            <w:r w:rsidRPr="00FB224F">
              <w:rPr>
                <w:rFonts w:cstheme="minorHAnsi"/>
              </w:rPr>
              <w:t>Multiplicity</w:t>
            </w:r>
          </w:p>
        </w:tc>
        <w:tc>
          <w:tcPr>
            <w:tcW w:w="2706" w:type="dxa"/>
          </w:tcPr>
          <w:p w14:paraId="1EC89FA1" w14:textId="7BE0785E" w:rsidR="00320DB1" w:rsidRPr="00FB224F" w:rsidRDefault="00A25E39" w:rsidP="00FB224F">
            <w:pPr>
              <w:spacing w:line="276" w:lineRule="auto"/>
              <w:rPr>
                <w:rFonts w:cstheme="minorHAnsi"/>
              </w:rPr>
            </w:pPr>
            <w:r w:rsidRPr="00FB224F">
              <w:rPr>
                <w:rFonts w:cstheme="minorHAnsi"/>
              </w:rPr>
              <w:t>Entity Name</w:t>
            </w:r>
          </w:p>
        </w:tc>
      </w:tr>
      <w:tr w:rsidR="005C47A4" w14:paraId="66533F04" w14:textId="77777777" w:rsidTr="00F03FDC">
        <w:tc>
          <w:tcPr>
            <w:tcW w:w="2659" w:type="dxa"/>
          </w:tcPr>
          <w:p w14:paraId="794AF5AB" w14:textId="1C7F0648" w:rsidR="005C47A4" w:rsidRPr="00FB224F" w:rsidRDefault="005C47A4" w:rsidP="005C47A4">
            <w:pPr>
              <w:spacing w:line="276" w:lineRule="auto"/>
              <w:rPr>
                <w:rFonts w:cstheme="minorHAnsi"/>
              </w:rPr>
            </w:pPr>
            <w:r w:rsidRPr="00FB224F">
              <w:rPr>
                <w:rFonts w:cstheme="minorHAnsi"/>
              </w:rPr>
              <w:t>Staff</w:t>
            </w:r>
          </w:p>
        </w:tc>
        <w:tc>
          <w:tcPr>
            <w:tcW w:w="1803" w:type="dxa"/>
          </w:tcPr>
          <w:p w14:paraId="4BBFA645" w14:textId="7F057D38" w:rsidR="005C47A4" w:rsidRPr="00FB224F" w:rsidRDefault="005C47A4" w:rsidP="005C47A4">
            <w:pPr>
              <w:spacing w:line="276" w:lineRule="auto"/>
              <w:rPr>
                <w:rFonts w:cstheme="minorHAnsi"/>
              </w:rPr>
            </w:pPr>
            <w:ins w:id="42" w:author="Kamran Shaukat" w:date="2022-10-03T20:03:00Z">
              <w:r w:rsidRPr="0065429B">
                <w:rPr>
                  <w:b/>
                  <w:bCs/>
                </w:rPr>
                <w:t>Man, or</w:t>
              </w:r>
            </w:ins>
          </w:p>
        </w:tc>
        <w:tc>
          <w:tcPr>
            <w:tcW w:w="1803" w:type="dxa"/>
          </w:tcPr>
          <w:p w14:paraId="125A765E" w14:textId="72AB2D42" w:rsidR="005C47A4" w:rsidRPr="00FB224F" w:rsidRDefault="005C47A4" w:rsidP="005C47A4">
            <w:pPr>
              <w:spacing w:line="276" w:lineRule="auto"/>
              <w:rPr>
                <w:rFonts w:cstheme="minorHAnsi"/>
              </w:rPr>
            </w:pPr>
            <w:ins w:id="43" w:author="Kamran Shaukat" w:date="2022-10-03T20:04:00Z">
              <w:r w:rsidRPr="004F1E1C">
                <w:rPr>
                  <w:b/>
                  <w:bCs/>
                </w:rPr>
                <w:t xml:space="preserve">Generalisation </w:t>
              </w:r>
            </w:ins>
            <w:del w:id="44" w:author="Kamran Shaukat" w:date="2022-10-03T20:04:00Z">
              <w:r w:rsidRPr="00FB224F" w:rsidDel="00C748F6">
                <w:rPr>
                  <w:rFonts w:cstheme="minorHAnsi"/>
                </w:rPr>
                <w:delText>{Mandatory, Or}</w:delText>
              </w:r>
            </w:del>
          </w:p>
        </w:tc>
        <w:tc>
          <w:tcPr>
            <w:tcW w:w="1803" w:type="dxa"/>
          </w:tcPr>
          <w:p w14:paraId="337BAAB3" w14:textId="0CE6F1AF" w:rsidR="005C47A4" w:rsidRPr="00FB224F" w:rsidRDefault="005C47A4" w:rsidP="005C47A4">
            <w:pPr>
              <w:spacing w:line="276" w:lineRule="auto"/>
              <w:rPr>
                <w:rFonts w:cstheme="minorHAnsi"/>
              </w:rPr>
            </w:pPr>
            <w:ins w:id="45" w:author="Kamran Shaukat" w:date="2022-10-03T20:03:00Z">
              <w:r w:rsidRPr="005F7F6C">
                <w:rPr>
                  <w:b/>
                  <w:bCs/>
                </w:rPr>
                <w:t>Man, or</w:t>
              </w:r>
            </w:ins>
          </w:p>
        </w:tc>
        <w:tc>
          <w:tcPr>
            <w:tcW w:w="2706" w:type="dxa"/>
          </w:tcPr>
          <w:p w14:paraId="2A50517F" w14:textId="19798525" w:rsidR="005C47A4" w:rsidRPr="00FB224F" w:rsidRDefault="005C47A4" w:rsidP="005C47A4">
            <w:pPr>
              <w:tabs>
                <w:tab w:val="center" w:pos="1245"/>
              </w:tabs>
              <w:spacing w:line="276" w:lineRule="auto"/>
              <w:rPr>
                <w:rFonts w:cstheme="minorHAnsi"/>
              </w:rPr>
            </w:pPr>
            <w:r w:rsidRPr="00FB224F">
              <w:rPr>
                <w:rFonts w:cstheme="minorHAnsi"/>
              </w:rPr>
              <w:t>Member</w:t>
            </w:r>
          </w:p>
        </w:tc>
      </w:tr>
      <w:tr w:rsidR="005C47A4" w14:paraId="1CFE4F67" w14:textId="77777777" w:rsidTr="00F03FDC">
        <w:tc>
          <w:tcPr>
            <w:tcW w:w="2659" w:type="dxa"/>
            <w:vMerge w:val="restart"/>
          </w:tcPr>
          <w:p w14:paraId="7283B9EF" w14:textId="79934CB9" w:rsidR="005C47A4" w:rsidRPr="00FB224F" w:rsidRDefault="005C47A4" w:rsidP="005C47A4">
            <w:pPr>
              <w:spacing w:line="276" w:lineRule="auto"/>
              <w:rPr>
                <w:rFonts w:cstheme="minorHAnsi"/>
              </w:rPr>
            </w:pPr>
            <w:r w:rsidRPr="00FB224F">
              <w:rPr>
                <w:rFonts w:cstheme="minorHAnsi"/>
              </w:rPr>
              <w:t>Student</w:t>
            </w:r>
          </w:p>
        </w:tc>
        <w:tc>
          <w:tcPr>
            <w:tcW w:w="1803" w:type="dxa"/>
          </w:tcPr>
          <w:p w14:paraId="42810594" w14:textId="10A1C5FB" w:rsidR="005C47A4" w:rsidRPr="00FB224F" w:rsidRDefault="005C47A4" w:rsidP="005C47A4">
            <w:pPr>
              <w:spacing w:line="276" w:lineRule="auto"/>
              <w:rPr>
                <w:rFonts w:cstheme="minorHAnsi"/>
              </w:rPr>
            </w:pPr>
            <w:ins w:id="46" w:author="Kamran Shaukat" w:date="2022-10-03T20:03:00Z">
              <w:r w:rsidRPr="0065429B">
                <w:rPr>
                  <w:b/>
                  <w:bCs/>
                </w:rPr>
                <w:t>Man, or</w:t>
              </w:r>
            </w:ins>
          </w:p>
        </w:tc>
        <w:tc>
          <w:tcPr>
            <w:tcW w:w="1803" w:type="dxa"/>
          </w:tcPr>
          <w:p w14:paraId="6ABFCD10" w14:textId="52B6ACA6" w:rsidR="005C47A4" w:rsidRPr="00FB224F" w:rsidRDefault="005C47A4" w:rsidP="005C47A4">
            <w:pPr>
              <w:spacing w:line="276" w:lineRule="auto"/>
              <w:rPr>
                <w:rFonts w:cstheme="minorHAnsi"/>
              </w:rPr>
            </w:pPr>
            <w:ins w:id="47" w:author="Kamran Shaukat" w:date="2022-10-03T20:04:00Z">
              <w:r w:rsidRPr="004F1E1C">
                <w:rPr>
                  <w:b/>
                  <w:bCs/>
                </w:rPr>
                <w:t xml:space="preserve">Generalisation </w:t>
              </w:r>
            </w:ins>
            <w:del w:id="48" w:author="Kamran Shaukat" w:date="2022-10-03T20:04:00Z">
              <w:r w:rsidRPr="00FB224F" w:rsidDel="00C748F6">
                <w:rPr>
                  <w:rFonts w:cstheme="minorHAnsi"/>
                </w:rPr>
                <w:delText>{Mandatory, Or}</w:delText>
              </w:r>
            </w:del>
          </w:p>
        </w:tc>
        <w:tc>
          <w:tcPr>
            <w:tcW w:w="1803" w:type="dxa"/>
          </w:tcPr>
          <w:p w14:paraId="5B2AD7E5" w14:textId="12D273E9" w:rsidR="005C47A4" w:rsidRPr="00FB224F" w:rsidRDefault="005C47A4" w:rsidP="005C47A4">
            <w:pPr>
              <w:spacing w:line="276" w:lineRule="auto"/>
              <w:rPr>
                <w:rFonts w:cstheme="minorHAnsi"/>
              </w:rPr>
            </w:pPr>
            <w:ins w:id="49" w:author="Kamran Shaukat" w:date="2022-10-03T20:03:00Z">
              <w:r w:rsidRPr="005F7F6C">
                <w:rPr>
                  <w:b/>
                  <w:bCs/>
                </w:rPr>
                <w:t>Man, or</w:t>
              </w:r>
            </w:ins>
          </w:p>
        </w:tc>
        <w:tc>
          <w:tcPr>
            <w:tcW w:w="2706" w:type="dxa"/>
          </w:tcPr>
          <w:p w14:paraId="15A95A6A" w14:textId="1028592A" w:rsidR="005C47A4" w:rsidRPr="00FB224F" w:rsidRDefault="005C47A4" w:rsidP="005C47A4">
            <w:pPr>
              <w:tabs>
                <w:tab w:val="center" w:pos="1245"/>
              </w:tabs>
              <w:spacing w:line="276" w:lineRule="auto"/>
              <w:rPr>
                <w:rFonts w:cstheme="minorHAnsi"/>
              </w:rPr>
            </w:pPr>
            <w:r w:rsidRPr="00FB224F">
              <w:rPr>
                <w:rFonts w:cstheme="minorHAnsi"/>
              </w:rPr>
              <w:t>Member</w:t>
            </w:r>
          </w:p>
        </w:tc>
      </w:tr>
      <w:tr w:rsidR="00201CA9" w14:paraId="1F1786B4" w14:textId="77777777" w:rsidTr="00F03FDC">
        <w:tc>
          <w:tcPr>
            <w:tcW w:w="2659" w:type="dxa"/>
            <w:vMerge/>
          </w:tcPr>
          <w:p w14:paraId="3C4B494B" w14:textId="77777777" w:rsidR="00201CA9" w:rsidRPr="00FB224F" w:rsidRDefault="00201CA9" w:rsidP="00FB224F">
            <w:pPr>
              <w:spacing w:line="276" w:lineRule="auto"/>
              <w:rPr>
                <w:rFonts w:cstheme="minorHAnsi"/>
              </w:rPr>
            </w:pPr>
          </w:p>
        </w:tc>
        <w:tc>
          <w:tcPr>
            <w:tcW w:w="1803" w:type="dxa"/>
          </w:tcPr>
          <w:p w14:paraId="2F47A1C8" w14:textId="5292983C" w:rsidR="00201CA9" w:rsidRPr="00FB224F" w:rsidRDefault="00462909" w:rsidP="00FB224F">
            <w:pPr>
              <w:spacing w:line="276" w:lineRule="auto"/>
              <w:rPr>
                <w:rFonts w:cstheme="minorHAnsi"/>
              </w:rPr>
            </w:pPr>
            <w:proofErr w:type="gramStart"/>
            <w:r w:rsidRPr="00FB224F">
              <w:rPr>
                <w:rFonts w:cstheme="minorHAnsi"/>
              </w:rPr>
              <w:t>0..*</w:t>
            </w:r>
            <w:proofErr w:type="gramEnd"/>
          </w:p>
        </w:tc>
        <w:tc>
          <w:tcPr>
            <w:tcW w:w="1803" w:type="dxa"/>
          </w:tcPr>
          <w:p w14:paraId="6A163FD5" w14:textId="61104C34" w:rsidR="00201CA9" w:rsidRPr="00FB224F" w:rsidRDefault="004C7595" w:rsidP="00FB224F">
            <w:pPr>
              <w:spacing w:line="276" w:lineRule="auto"/>
              <w:rPr>
                <w:rFonts w:cstheme="minorHAnsi"/>
              </w:rPr>
            </w:pPr>
            <w:r w:rsidRPr="00FB224F">
              <w:rPr>
                <w:rFonts w:cstheme="minorHAnsi"/>
              </w:rPr>
              <w:t>Enrols in</w:t>
            </w:r>
          </w:p>
        </w:tc>
        <w:tc>
          <w:tcPr>
            <w:tcW w:w="1803" w:type="dxa"/>
          </w:tcPr>
          <w:p w14:paraId="729BC7D6" w14:textId="24E46850" w:rsidR="00201CA9" w:rsidRPr="00FB224F" w:rsidRDefault="00462909" w:rsidP="00FB224F">
            <w:pPr>
              <w:spacing w:line="276" w:lineRule="auto"/>
              <w:rPr>
                <w:rFonts w:cstheme="minorHAnsi"/>
              </w:rPr>
            </w:pPr>
            <w:proofErr w:type="gramStart"/>
            <w:r w:rsidRPr="00FB224F">
              <w:rPr>
                <w:rFonts w:cstheme="minorHAnsi"/>
              </w:rPr>
              <w:t>0..*</w:t>
            </w:r>
            <w:proofErr w:type="gramEnd"/>
          </w:p>
        </w:tc>
        <w:tc>
          <w:tcPr>
            <w:tcW w:w="2706" w:type="dxa"/>
          </w:tcPr>
          <w:p w14:paraId="5D4E4770" w14:textId="31E9AB69" w:rsidR="00201CA9" w:rsidRPr="00FB224F" w:rsidRDefault="004C7595" w:rsidP="00FB224F">
            <w:pPr>
              <w:tabs>
                <w:tab w:val="center" w:pos="1245"/>
              </w:tabs>
              <w:spacing w:line="276" w:lineRule="auto"/>
              <w:rPr>
                <w:rFonts w:cstheme="minorHAnsi"/>
              </w:rPr>
            </w:pPr>
            <w:r w:rsidRPr="00FB224F">
              <w:rPr>
                <w:rFonts w:cstheme="minorHAnsi"/>
              </w:rPr>
              <w:t>Course</w:t>
            </w:r>
          </w:p>
        </w:tc>
      </w:tr>
      <w:tr w:rsidR="00E9720C" w14:paraId="7BDB893A" w14:textId="77777777" w:rsidTr="00F03FDC">
        <w:tc>
          <w:tcPr>
            <w:tcW w:w="2659" w:type="dxa"/>
            <w:vMerge w:val="restart"/>
          </w:tcPr>
          <w:p w14:paraId="00238002" w14:textId="77777777" w:rsidR="00E9720C" w:rsidRPr="00FB224F" w:rsidRDefault="00E9720C" w:rsidP="00FB224F">
            <w:pPr>
              <w:spacing w:line="276" w:lineRule="auto"/>
              <w:rPr>
                <w:rFonts w:cstheme="minorHAnsi"/>
              </w:rPr>
            </w:pPr>
            <w:r w:rsidRPr="00FB224F">
              <w:rPr>
                <w:rFonts w:cstheme="minorHAnsi"/>
              </w:rPr>
              <w:t>Staff Member</w:t>
            </w:r>
          </w:p>
          <w:p w14:paraId="5F131A26" w14:textId="77777777" w:rsidR="00E9720C" w:rsidRPr="00FB224F" w:rsidRDefault="00E9720C" w:rsidP="00FB224F">
            <w:pPr>
              <w:spacing w:line="276" w:lineRule="auto"/>
              <w:rPr>
                <w:rFonts w:cstheme="minorHAnsi"/>
              </w:rPr>
            </w:pPr>
          </w:p>
        </w:tc>
        <w:tc>
          <w:tcPr>
            <w:tcW w:w="1803" w:type="dxa"/>
          </w:tcPr>
          <w:p w14:paraId="7ADF0356" w14:textId="0F16F567" w:rsidR="00E9720C" w:rsidRPr="00FB224F" w:rsidRDefault="00B53AF4" w:rsidP="00FB224F">
            <w:pPr>
              <w:spacing w:line="276" w:lineRule="auto"/>
              <w:rPr>
                <w:rFonts w:cstheme="minorHAnsi"/>
              </w:rPr>
            </w:pPr>
            <w:r w:rsidRPr="00FB224F">
              <w:rPr>
                <w:rFonts w:cstheme="minorHAnsi"/>
              </w:rPr>
              <w:t>1..1</w:t>
            </w:r>
          </w:p>
        </w:tc>
        <w:tc>
          <w:tcPr>
            <w:tcW w:w="1803" w:type="dxa"/>
          </w:tcPr>
          <w:p w14:paraId="588FEAC9" w14:textId="6F726439" w:rsidR="00E9720C" w:rsidRPr="00FB224F" w:rsidRDefault="00B53AF4" w:rsidP="00FB224F">
            <w:pPr>
              <w:spacing w:line="276" w:lineRule="auto"/>
              <w:rPr>
                <w:rFonts w:cstheme="minorHAnsi"/>
              </w:rPr>
            </w:pPr>
            <w:r w:rsidRPr="00FB224F">
              <w:rPr>
                <w:rFonts w:cstheme="minorHAnsi"/>
              </w:rPr>
              <w:t>Makes</w:t>
            </w:r>
          </w:p>
        </w:tc>
        <w:tc>
          <w:tcPr>
            <w:tcW w:w="1803" w:type="dxa"/>
          </w:tcPr>
          <w:p w14:paraId="242EF444" w14:textId="6C807761" w:rsidR="00E9720C" w:rsidRPr="00FB224F" w:rsidRDefault="00B53AF4" w:rsidP="00FB224F">
            <w:pPr>
              <w:spacing w:line="276" w:lineRule="auto"/>
              <w:rPr>
                <w:rFonts w:cstheme="minorHAnsi"/>
              </w:rPr>
            </w:pPr>
            <w:proofErr w:type="gramStart"/>
            <w:r w:rsidRPr="00FB224F">
              <w:rPr>
                <w:rFonts w:cstheme="minorHAnsi"/>
              </w:rPr>
              <w:t>0..*</w:t>
            </w:r>
            <w:proofErr w:type="gramEnd"/>
          </w:p>
        </w:tc>
        <w:tc>
          <w:tcPr>
            <w:tcW w:w="2706" w:type="dxa"/>
          </w:tcPr>
          <w:p w14:paraId="385DA6FA" w14:textId="7CD79710" w:rsidR="00E9720C" w:rsidRPr="00FB224F" w:rsidRDefault="00B53AF4" w:rsidP="00FB224F">
            <w:pPr>
              <w:tabs>
                <w:tab w:val="center" w:pos="1245"/>
              </w:tabs>
              <w:spacing w:line="276" w:lineRule="auto"/>
              <w:rPr>
                <w:rFonts w:cstheme="minorHAnsi"/>
              </w:rPr>
            </w:pPr>
            <w:r w:rsidRPr="00FB224F">
              <w:rPr>
                <w:rFonts w:cstheme="minorHAnsi"/>
              </w:rPr>
              <w:t>Acquisition</w:t>
            </w:r>
          </w:p>
        </w:tc>
      </w:tr>
      <w:tr w:rsidR="00E9720C" w14:paraId="7F0EB772" w14:textId="77777777" w:rsidTr="00F03FDC">
        <w:tc>
          <w:tcPr>
            <w:tcW w:w="2659" w:type="dxa"/>
            <w:vMerge/>
          </w:tcPr>
          <w:p w14:paraId="58E0727F" w14:textId="2D5AAB76" w:rsidR="00E9720C" w:rsidRPr="00FB224F" w:rsidRDefault="00E9720C" w:rsidP="00FB224F">
            <w:pPr>
              <w:spacing w:line="276" w:lineRule="auto"/>
              <w:rPr>
                <w:rFonts w:cstheme="minorHAnsi"/>
              </w:rPr>
            </w:pPr>
          </w:p>
        </w:tc>
        <w:tc>
          <w:tcPr>
            <w:tcW w:w="1803" w:type="dxa"/>
          </w:tcPr>
          <w:p w14:paraId="3595550B" w14:textId="537AEA97" w:rsidR="00E9720C" w:rsidRPr="00FB224F" w:rsidRDefault="00E9720C" w:rsidP="00FB224F">
            <w:pPr>
              <w:spacing w:line="276" w:lineRule="auto"/>
              <w:rPr>
                <w:rFonts w:cstheme="minorHAnsi"/>
              </w:rPr>
            </w:pPr>
            <w:r w:rsidRPr="00FB224F">
              <w:rPr>
                <w:rFonts w:cstheme="minorHAnsi"/>
              </w:rPr>
              <w:t>1..1</w:t>
            </w:r>
          </w:p>
        </w:tc>
        <w:tc>
          <w:tcPr>
            <w:tcW w:w="1803" w:type="dxa"/>
          </w:tcPr>
          <w:p w14:paraId="3CEC57D8" w14:textId="1CCEFA4D" w:rsidR="00E9720C" w:rsidRPr="00FB224F" w:rsidRDefault="00E9720C" w:rsidP="00FB224F">
            <w:pPr>
              <w:spacing w:line="276" w:lineRule="auto"/>
              <w:rPr>
                <w:rFonts w:cstheme="minorHAnsi"/>
              </w:rPr>
            </w:pPr>
            <w:r w:rsidRPr="00FB224F">
              <w:rPr>
                <w:rFonts w:cstheme="minorHAnsi"/>
              </w:rPr>
              <w:t>Has</w:t>
            </w:r>
          </w:p>
        </w:tc>
        <w:tc>
          <w:tcPr>
            <w:tcW w:w="1803" w:type="dxa"/>
          </w:tcPr>
          <w:p w14:paraId="51F2D2EF" w14:textId="02E59439" w:rsidR="00E9720C" w:rsidRPr="00FB224F" w:rsidRDefault="00E9720C" w:rsidP="00FB224F">
            <w:pPr>
              <w:spacing w:line="276" w:lineRule="auto"/>
              <w:rPr>
                <w:rFonts w:cstheme="minorHAnsi"/>
              </w:rPr>
            </w:pPr>
            <w:proofErr w:type="gramStart"/>
            <w:r w:rsidRPr="00FB224F">
              <w:rPr>
                <w:rFonts w:cstheme="minorHAnsi"/>
              </w:rPr>
              <w:t>0..*</w:t>
            </w:r>
            <w:proofErr w:type="gramEnd"/>
          </w:p>
        </w:tc>
        <w:tc>
          <w:tcPr>
            <w:tcW w:w="2706" w:type="dxa"/>
          </w:tcPr>
          <w:p w14:paraId="6B92F004" w14:textId="4AF48632" w:rsidR="00E9720C" w:rsidRPr="00FB224F" w:rsidRDefault="00E9720C" w:rsidP="00FB224F">
            <w:pPr>
              <w:tabs>
                <w:tab w:val="center" w:pos="1245"/>
              </w:tabs>
              <w:spacing w:line="276" w:lineRule="auto"/>
              <w:rPr>
                <w:rFonts w:cstheme="minorHAnsi"/>
              </w:rPr>
            </w:pPr>
            <w:r w:rsidRPr="00FB224F">
              <w:rPr>
                <w:rFonts w:cstheme="minorHAnsi"/>
              </w:rPr>
              <w:t>Loan</w:t>
            </w:r>
          </w:p>
        </w:tc>
      </w:tr>
      <w:tr w:rsidR="00E9720C" w14:paraId="719FFBB0" w14:textId="77777777" w:rsidTr="00F03FDC">
        <w:tc>
          <w:tcPr>
            <w:tcW w:w="2659" w:type="dxa"/>
            <w:vMerge/>
          </w:tcPr>
          <w:p w14:paraId="72A08320" w14:textId="728B211F" w:rsidR="00E9720C" w:rsidRPr="00FB224F" w:rsidRDefault="00E9720C" w:rsidP="00FB224F">
            <w:pPr>
              <w:spacing w:line="276" w:lineRule="auto"/>
              <w:rPr>
                <w:rFonts w:cstheme="minorHAnsi"/>
              </w:rPr>
            </w:pPr>
          </w:p>
        </w:tc>
        <w:tc>
          <w:tcPr>
            <w:tcW w:w="1803" w:type="dxa"/>
          </w:tcPr>
          <w:p w14:paraId="12D3666D" w14:textId="507D90C5" w:rsidR="00E9720C" w:rsidRPr="00FB224F" w:rsidRDefault="00E9720C" w:rsidP="00FB224F">
            <w:pPr>
              <w:spacing w:line="276" w:lineRule="auto"/>
              <w:rPr>
                <w:rFonts w:cstheme="minorHAnsi"/>
              </w:rPr>
            </w:pPr>
            <w:r w:rsidRPr="00FB224F">
              <w:rPr>
                <w:rFonts w:cstheme="minorHAnsi"/>
              </w:rPr>
              <w:t>1..1</w:t>
            </w:r>
          </w:p>
        </w:tc>
        <w:tc>
          <w:tcPr>
            <w:tcW w:w="1803" w:type="dxa"/>
          </w:tcPr>
          <w:p w14:paraId="530D2A8E" w14:textId="18F420CB" w:rsidR="00E9720C" w:rsidRPr="00FB224F" w:rsidRDefault="00E9720C" w:rsidP="00FB224F">
            <w:pPr>
              <w:spacing w:line="276" w:lineRule="auto"/>
              <w:rPr>
                <w:rFonts w:cstheme="minorHAnsi"/>
              </w:rPr>
            </w:pPr>
            <w:r w:rsidRPr="00FB224F">
              <w:rPr>
                <w:rFonts w:cstheme="minorHAnsi"/>
              </w:rPr>
              <w:t>Has</w:t>
            </w:r>
          </w:p>
        </w:tc>
        <w:tc>
          <w:tcPr>
            <w:tcW w:w="1803" w:type="dxa"/>
          </w:tcPr>
          <w:p w14:paraId="3B2663F3" w14:textId="151C6E92" w:rsidR="00E9720C" w:rsidRPr="00FB224F" w:rsidRDefault="00E9720C" w:rsidP="00FB224F">
            <w:pPr>
              <w:spacing w:line="276" w:lineRule="auto"/>
              <w:rPr>
                <w:rFonts w:cstheme="minorHAnsi"/>
              </w:rPr>
            </w:pPr>
            <w:proofErr w:type="gramStart"/>
            <w:r w:rsidRPr="00FB224F">
              <w:rPr>
                <w:rFonts w:cstheme="minorHAnsi"/>
              </w:rPr>
              <w:t>0..*</w:t>
            </w:r>
            <w:proofErr w:type="gramEnd"/>
          </w:p>
        </w:tc>
        <w:tc>
          <w:tcPr>
            <w:tcW w:w="2706" w:type="dxa"/>
          </w:tcPr>
          <w:p w14:paraId="4AD53D5D" w14:textId="3B533A13" w:rsidR="00E9720C" w:rsidRPr="00FB224F" w:rsidRDefault="00E9720C" w:rsidP="00FB224F">
            <w:pPr>
              <w:spacing w:line="276" w:lineRule="auto"/>
              <w:rPr>
                <w:rFonts w:cstheme="minorHAnsi"/>
              </w:rPr>
            </w:pPr>
            <w:r w:rsidRPr="00FB224F">
              <w:rPr>
                <w:rFonts w:cstheme="minorHAnsi"/>
              </w:rPr>
              <w:t>Reservation</w:t>
            </w:r>
          </w:p>
        </w:tc>
      </w:tr>
      <w:tr w:rsidR="00E9720C" w14:paraId="6CD24589" w14:textId="77777777" w:rsidTr="00F03FDC">
        <w:tc>
          <w:tcPr>
            <w:tcW w:w="2659" w:type="dxa"/>
            <w:vMerge w:val="restart"/>
          </w:tcPr>
          <w:p w14:paraId="38C332E4" w14:textId="056EB173" w:rsidR="00E9720C" w:rsidRPr="00FB224F" w:rsidRDefault="00E9720C" w:rsidP="00FB224F">
            <w:pPr>
              <w:spacing w:line="276" w:lineRule="auto"/>
              <w:rPr>
                <w:rFonts w:cstheme="minorHAnsi"/>
              </w:rPr>
            </w:pPr>
            <w:r w:rsidRPr="00FB224F">
              <w:rPr>
                <w:rFonts w:cstheme="minorHAnsi"/>
              </w:rPr>
              <w:t>Student Member</w:t>
            </w:r>
          </w:p>
        </w:tc>
        <w:tc>
          <w:tcPr>
            <w:tcW w:w="1803" w:type="dxa"/>
          </w:tcPr>
          <w:p w14:paraId="33842707" w14:textId="1A144A56" w:rsidR="00E9720C" w:rsidRPr="00FB224F" w:rsidRDefault="00E9720C" w:rsidP="00FB224F">
            <w:pPr>
              <w:spacing w:line="276" w:lineRule="auto"/>
              <w:rPr>
                <w:rFonts w:cstheme="minorHAnsi"/>
              </w:rPr>
            </w:pPr>
            <w:r w:rsidRPr="00FB224F">
              <w:rPr>
                <w:rFonts w:cstheme="minorHAnsi"/>
              </w:rPr>
              <w:t>1..1</w:t>
            </w:r>
          </w:p>
        </w:tc>
        <w:tc>
          <w:tcPr>
            <w:tcW w:w="1803" w:type="dxa"/>
          </w:tcPr>
          <w:p w14:paraId="6FD9F4FB" w14:textId="297A39EA" w:rsidR="00E9720C" w:rsidRPr="00FB224F" w:rsidRDefault="00CD6DAB" w:rsidP="00FB224F">
            <w:pPr>
              <w:spacing w:line="276" w:lineRule="auto"/>
              <w:rPr>
                <w:rFonts w:cstheme="minorHAnsi"/>
              </w:rPr>
            </w:pPr>
            <w:r w:rsidRPr="00FB224F">
              <w:rPr>
                <w:rFonts w:cstheme="minorHAnsi"/>
              </w:rPr>
              <w:t>Makes</w:t>
            </w:r>
          </w:p>
        </w:tc>
        <w:tc>
          <w:tcPr>
            <w:tcW w:w="1803" w:type="dxa"/>
          </w:tcPr>
          <w:p w14:paraId="17983F4A" w14:textId="50C27D83" w:rsidR="00E9720C" w:rsidRPr="00FB224F" w:rsidRDefault="00CD6DAB" w:rsidP="00FB224F">
            <w:pPr>
              <w:spacing w:line="276" w:lineRule="auto"/>
              <w:rPr>
                <w:rFonts w:cstheme="minorHAnsi"/>
              </w:rPr>
            </w:pPr>
            <w:proofErr w:type="gramStart"/>
            <w:r w:rsidRPr="00FB224F">
              <w:rPr>
                <w:rFonts w:cstheme="minorHAnsi"/>
              </w:rPr>
              <w:t>0..*</w:t>
            </w:r>
            <w:proofErr w:type="gramEnd"/>
          </w:p>
        </w:tc>
        <w:tc>
          <w:tcPr>
            <w:tcW w:w="2706" w:type="dxa"/>
          </w:tcPr>
          <w:p w14:paraId="46C0C855" w14:textId="6A6365EF" w:rsidR="00E9720C" w:rsidRPr="00FB224F" w:rsidRDefault="00CD6DAB" w:rsidP="00FB224F">
            <w:pPr>
              <w:spacing w:line="276" w:lineRule="auto"/>
              <w:rPr>
                <w:rFonts w:cstheme="minorHAnsi"/>
              </w:rPr>
            </w:pPr>
            <w:r w:rsidRPr="00FB224F">
              <w:rPr>
                <w:rFonts w:cstheme="minorHAnsi"/>
              </w:rPr>
              <w:t>Acquisition</w:t>
            </w:r>
          </w:p>
        </w:tc>
      </w:tr>
      <w:tr w:rsidR="00E9720C" w14:paraId="3852795A" w14:textId="77777777" w:rsidTr="00F03FDC">
        <w:tc>
          <w:tcPr>
            <w:tcW w:w="2659" w:type="dxa"/>
            <w:vMerge/>
          </w:tcPr>
          <w:p w14:paraId="35CD7A6B" w14:textId="73058430" w:rsidR="00E9720C" w:rsidRPr="00FB224F" w:rsidRDefault="00E9720C" w:rsidP="00FB224F">
            <w:pPr>
              <w:spacing w:line="276" w:lineRule="auto"/>
              <w:rPr>
                <w:rFonts w:cstheme="minorHAnsi"/>
              </w:rPr>
            </w:pPr>
          </w:p>
        </w:tc>
        <w:tc>
          <w:tcPr>
            <w:tcW w:w="1803" w:type="dxa"/>
          </w:tcPr>
          <w:p w14:paraId="26DE3D41" w14:textId="13DA980D" w:rsidR="00E9720C" w:rsidRPr="00FB224F" w:rsidRDefault="00E9720C" w:rsidP="00FB224F">
            <w:pPr>
              <w:spacing w:line="276" w:lineRule="auto"/>
              <w:rPr>
                <w:rFonts w:cstheme="minorHAnsi"/>
              </w:rPr>
            </w:pPr>
            <w:r w:rsidRPr="00FB224F">
              <w:rPr>
                <w:rFonts w:cstheme="minorHAnsi"/>
              </w:rPr>
              <w:t>1..1</w:t>
            </w:r>
          </w:p>
        </w:tc>
        <w:tc>
          <w:tcPr>
            <w:tcW w:w="1803" w:type="dxa"/>
          </w:tcPr>
          <w:p w14:paraId="36E0AD0C" w14:textId="022A6C66" w:rsidR="00E9720C" w:rsidRPr="00FB224F" w:rsidRDefault="00E9720C" w:rsidP="00FB224F">
            <w:pPr>
              <w:spacing w:line="276" w:lineRule="auto"/>
              <w:rPr>
                <w:rFonts w:cstheme="minorHAnsi"/>
              </w:rPr>
            </w:pPr>
            <w:r w:rsidRPr="00FB224F">
              <w:rPr>
                <w:rFonts w:cstheme="minorHAnsi"/>
              </w:rPr>
              <w:t>Has</w:t>
            </w:r>
          </w:p>
        </w:tc>
        <w:tc>
          <w:tcPr>
            <w:tcW w:w="1803" w:type="dxa"/>
          </w:tcPr>
          <w:p w14:paraId="645B754E" w14:textId="7C7CB6DE" w:rsidR="00E9720C" w:rsidRPr="00FB224F" w:rsidRDefault="00E9720C" w:rsidP="00FB224F">
            <w:pPr>
              <w:spacing w:line="276" w:lineRule="auto"/>
              <w:rPr>
                <w:rFonts w:cstheme="minorHAnsi"/>
              </w:rPr>
            </w:pPr>
            <w:proofErr w:type="gramStart"/>
            <w:r w:rsidRPr="00FB224F">
              <w:rPr>
                <w:rFonts w:cstheme="minorHAnsi"/>
              </w:rPr>
              <w:t>0..*</w:t>
            </w:r>
            <w:proofErr w:type="gramEnd"/>
          </w:p>
        </w:tc>
        <w:tc>
          <w:tcPr>
            <w:tcW w:w="2706" w:type="dxa"/>
          </w:tcPr>
          <w:p w14:paraId="23B02A46" w14:textId="13365D25" w:rsidR="00E9720C" w:rsidRPr="00FB224F" w:rsidRDefault="00E9720C" w:rsidP="00FB224F">
            <w:pPr>
              <w:spacing w:line="276" w:lineRule="auto"/>
              <w:rPr>
                <w:rFonts w:cstheme="minorHAnsi"/>
              </w:rPr>
            </w:pPr>
            <w:r w:rsidRPr="00FB224F">
              <w:rPr>
                <w:rFonts w:cstheme="minorHAnsi"/>
              </w:rPr>
              <w:t>Loan</w:t>
            </w:r>
          </w:p>
        </w:tc>
      </w:tr>
      <w:tr w:rsidR="00E9720C" w14:paraId="7358921F" w14:textId="77777777" w:rsidTr="00F03FDC">
        <w:tc>
          <w:tcPr>
            <w:tcW w:w="2659" w:type="dxa"/>
            <w:vMerge/>
          </w:tcPr>
          <w:p w14:paraId="32CBE0CB" w14:textId="77777777" w:rsidR="00E9720C" w:rsidRPr="00FB224F" w:rsidRDefault="00E9720C" w:rsidP="00FB224F">
            <w:pPr>
              <w:spacing w:line="276" w:lineRule="auto"/>
              <w:rPr>
                <w:rFonts w:cstheme="minorHAnsi"/>
              </w:rPr>
            </w:pPr>
          </w:p>
        </w:tc>
        <w:tc>
          <w:tcPr>
            <w:tcW w:w="1803" w:type="dxa"/>
          </w:tcPr>
          <w:p w14:paraId="527B934D" w14:textId="4FC5E90D" w:rsidR="00E9720C" w:rsidRPr="00FB224F" w:rsidRDefault="00E9720C" w:rsidP="00FB224F">
            <w:pPr>
              <w:spacing w:line="276" w:lineRule="auto"/>
              <w:rPr>
                <w:rFonts w:cstheme="minorHAnsi"/>
              </w:rPr>
            </w:pPr>
            <w:r w:rsidRPr="00FB224F">
              <w:rPr>
                <w:rFonts w:cstheme="minorHAnsi"/>
              </w:rPr>
              <w:t>1..1</w:t>
            </w:r>
          </w:p>
        </w:tc>
        <w:tc>
          <w:tcPr>
            <w:tcW w:w="1803" w:type="dxa"/>
          </w:tcPr>
          <w:p w14:paraId="69CEDCB8" w14:textId="555A53D6" w:rsidR="00E9720C" w:rsidRPr="00FB224F" w:rsidRDefault="00E9720C" w:rsidP="00FB224F">
            <w:pPr>
              <w:spacing w:line="276" w:lineRule="auto"/>
              <w:rPr>
                <w:rFonts w:cstheme="minorHAnsi"/>
              </w:rPr>
            </w:pPr>
            <w:r w:rsidRPr="00FB224F">
              <w:rPr>
                <w:rFonts w:cstheme="minorHAnsi"/>
              </w:rPr>
              <w:t>Has</w:t>
            </w:r>
          </w:p>
        </w:tc>
        <w:tc>
          <w:tcPr>
            <w:tcW w:w="1803" w:type="dxa"/>
          </w:tcPr>
          <w:p w14:paraId="3FF66053" w14:textId="7274E6E0" w:rsidR="00E9720C" w:rsidRPr="00FB224F" w:rsidRDefault="00E9720C" w:rsidP="00FB224F">
            <w:pPr>
              <w:spacing w:line="276" w:lineRule="auto"/>
              <w:rPr>
                <w:rFonts w:cstheme="minorHAnsi"/>
              </w:rPr>
            </w:pPr>
            <w:proofErr w:type="gramStart"/>
            <w:r w:rsidRPr="00FB224F">
              <w:rPr>
                <w:rFonts w:cstheme="minorHAnsi"/>
              </w:rPr>
              <w:t>0..*</w:t>
            </w:r>
            <w:proofErr w:type="gramEnd"/>
          </w:p>
        </w:tc>
        <w:tc>
          <w:tcPr>
            <w:tcW w:w="2706" w:type="dxa"/>
          </w:tcPr>
          <w:p w14:paraId="69DA360D" w14:textId="213679F1" w:rsidR="00E9720C" w:rsidRPr="00FB224F" w:rsidRDefault="00E9720C" w:rsidP="00FB224F">
            <w:pPr>
              <w:spacing w:line="276" w:lineRule="auto"/>
              <w:rPr>
                <w:rFonts w:cstheme="minorHAnsi"/>
              </w:rPr>
            </w:pPr>
            <w:r w:rsidRPr="00FB224F">
              <w:rPr>
                <w:rFonts w:cstheme="minorHAnsi"/>
              </w:rPr>
              <w:t>Reservation</w:t>
            </w:r>
          </w:p>
        </w:tc>
      </w:tr>
      <w:tr w:rsidR="000E478E" w14:paraId="29F41325" w14:textId="77777777" w:rsidTr="00F03FDC">
        <w:tc>
          <w:tcPr>
            <w:tcW w:w="2659" w:type="dxa"/>
            <w:vMerge w:val="restart"/>
          </w:tcPr>
          <w:p w14:paraId="4EB3343D" w14:textId="77777777" w:rsidR="000E478E" w:rsidRPr="00FB224F" w:rsidRDefault="000E478E" w:rsidP="00FB224F">
            <w:pPr>
              <w:spacing w:line="276" w:lineRule="auto"/>
              <w:rPr>
                <w:rFonts w:cstheme="minorHAnsi"/>
              </w:rPr>
            </w:pPr>
            <w:r w:rsidRPr="00FB224F">
              <w:rPr>
                <w:rFonts w:cstheme="minorHAnsi"/>
              </w:rPr>
              <w:t>Loan</w:t>
            </w:r>
          </w:p>
          <w:p w14:paraId="6BD01617" w14:textId="58DAE9DD" w:rsidR="000E478E" w:rsidRPr="00FB224F" w:rsidRDefault="000E478E" w:rsidP="00FB224F">
            <w:pPr>
              <w:spacing w:line="276" w:lineRule="auto"/>
              <w:rPr>
                <w:rFonts w:cstheme="minorHAnsi"/>
              </w:rPr>
            </w:pPr>
          </w:p>
        </w:tc>
        <w:tc>
          <w:tcPr>
            <w:tcW w:w="1803" w:type="dxa"/>
          </w:tcPr>
          <w:p w14:paraId="28EC5164" w14:textId="04FBB923" w:rsidR="000E478E" w:rsidRPr="00FB224F" w:rsidRDefault="000E478E" w:rsidP="00FB224F">
            <w:pPr>
              <w:spacing w:line="276" w:lineRule="auto"/>
              <w:rPr>
                <w:rFonts w:cstheme="minorHAnsi"/>
              </w:rPr>
            </w:pPr>
            <w:proofErr w:type="gramStart"/>
            <w:r w:rsidRPr="00FB224F">
              <w:rPr>
                <w:rFonts w:cstheme="minorHAnsi"/>
              </w:rPr>
              <w:t>0..*</w:t>
            </w:r>
            <w:proofErr w:type="gramEnd"/>
          </w:p>
        </w:tc>
        <w:tc>
          <w:tcPr>
            <w:tcW w:w="1803" w:type="dxa"/>
          </w:tcPr>
          <w:p w14:paraId="0CFB2580" w14:textId="60C74B1A" w:rsidR="000E478E" w:rsidRPr="00FB224F" w:rsidRDefault="000E478E" w:rsidP="00FB224F">
            <w:pPr>
              <w:spacing w:line="276" w:lineRule="auto"/>
              <w:rPr>
                <w:rFonts w:cstheme="minorHAnsi"/>
              </w:rPr>
            </w:pPr>
            <w:r w:rsidRPr="00FB224F">
              <w:rPr>
                <w:rFonts w:cstheme="minorHAnsi"/>
              </w:rPr>
              <w:t>To</w:t>
            </w:r>
          </w:p>
        </w:tc>
        <w:tc>
          <w:tcPr>
            <w:tcW w:w="1803" w:type="dxa"/>
          </w:tcPr>
          <w:p w14:paraId="19DA4D82" w14:textId="4B207CBE" w:rsidR="000E478E" w:rsidRPr="00FB224F" w:rsidRDefault="000E478E" w:rsidP="00FB224F">
            <w:pPr>
              <w:spacing w:line="276" w:lineRule="auto"/>
              <w:rPr>
                <w:rFonts w:cstheme="minorHAnsi"/>
              </w:rPr>
            </w:pPr>
            <w:r w:rsidRPr="00FB224F">
              <w:rPr>
                <w:rFonts w:cstheme="minorHAnsi"/>
              </w:rPr>
              <w:t>1..1</w:t>
            </w:r>
          </w:p>
        </w:tc>
        <w:tc>
          <w:tcPr>
            <w:tcW w:w="2706" w:type="dxa"/>
          </w:tcPr>
          <w:p w14:paraId="66DC3BEE" w14:textId="7E1A499B" w:rsidR="000E478E" w:rsidRPr="00FB224F" w:rsidRDefault="000E478E" w:rsidP="00FB224F">
            <w:pPr>
              <w:spacing w:line="276" w:lineRule="auto"/>
              <w:rPr>
                <w:rFonts w:cstheme="minorHAnsi"/>
              </w:rPr>
            </w:pPr>
            <w:r w:rsidRPr="00FB224F">
              <w:rPr>
                <w:rFonts w:cstheme="minorHAnsi"/>
              </w:rPr>
              <w:t>Moveable Resource</w:t>
            </w:r>
          </w:p>
        </w:tc>
      </w:tr>
      <w:tr w:rsidR="000E478E" w14:paraId="05F379C3" w14:textId="77777777" w:rsidTr="00F03FDC">
        <w:tc>
          <w:tcPr>
            <w:tcW w:w="2659" w:type="dxa"/>
            <w:vMerge/>
          </w:tcPr>
          <w:p w14:paraId="6F908A89" w14:textId="25DFDE8D" w:rsidR="000E478E" w:rsidRPr="00FB224F" w:rsidRDefault="000E478E" w:rsidP="00FB224F">
            <w:pPr>
              <w:spacing w:line="276" w:lineRule="auto"/>
              <w:rPr>
                <w:rFonts w:cstheme="minorHAnsi"/>
              </w:rPr>
            </w:pPr>
          </w:p>
        </w:tc>
        <w:tc>
          <w:tcPr>
            <w:tcW w:w="1803" w:type="dxa"/>
          </w:tcPr>
          <w:p w14:paraId="171FA913" w14:textId="45FC41CE" w:rsidR="000E478E" w:rsidRPr="00FB224F" w:rsidRDefault="000E478E" w:rsidP="00FB224F">
            <w:pPr>
              <w:spacing w:line="276" w:lineRule="auto"/>
              <w:rPr>
                <w:rFonts w:cstheme="minorHAnsi"/>
              </w:rPr>
            </w:pPr>
            <w:proofErr w:type="gramStart"/>
            <w:r w:rsidRPr="00FB224F">
              <w:rPr>
                <w:rFonts w:cstheme="minorHAnsi"/>
              </w:rPr>
              <w:t>0..*</w:t>
            </w:r>
            <w:proofErr w:type="gramEnd"/>
          </w:p>
        </w:tc>
        <w:tc>
          <w:tcPr>
            <w:tcW w:w="1803" w:type="dxa"/>
          </w:tcPr>
          <w:p w14:paraId="34A608C2" w14:textId="27617FA2" w:rsidR="000E478E" w:rsidRPr="00FB224F" w:rsidRDefault="000E478E" w:rsidP="00FB224F">
            <w:pPr>
              <w:spacing w:line="276" w:lineRule="auto"/>
              <w:rPr>
                <w:rFonts w:cstheme="minorHAnsi"/>
              </w:rPr>
            </w:pPr>
            <w:r w:rsidRPr="00FB224F">
              <w:rPr>
                <w:rFonts w:cstheme="minorHAnsi"/>
              </w:rPr>
              <w:t>To</w:t>
            </w:r>
          </w:p>
        </w:tc>
        <w:tc>
          <w:tcPr>
            <w:tcW w:w="1803" w:type="dxa"/>
          </w:tcPr>
          <w:p w14:paraId="60AABF8F" w14:textId="2AAC7B4B" w:rsidR="000E478E" w:rsidRPr="00FB224F" w:rsidRDefault="000E478E" w:rsidP="00FB224F">
            <w:pPr>
              <w:spacing w:line="276" w:lineRule="auto"/>
              <w:rPr>
                <w:rFonts w:cstheme="minorHAnsi"/>
              </w:rPr>
            </w:pPr>
            <w:r w:rsidRPr="00FB224F">
              <w:rPr>
                <w:rFonts w:cstheme="minorHAnsi"/>
              </w:rPr>
              <w:t>1..1</w:t>
            </w:r>
          </w:p>
        </w:tc>
        <w:tc>
          <w:tcPr>
            <w:tcW w:w="2706" w:type="dxa"/>
          </w:tcPr>
          <w:p w14:paraId="1183BCED" w14:textId="33E534EE" w:rsidR="000E478E" w:rsidRPr="00FB224F" w:rsidRDefault="000E478E" w:rsidP="00FB224F">
            <w:pPr>
              <w:spacing w:line="276" w:lineRule="auto"/>
              <w:rPr>
                <w:rFonts w:cstheme="minorHAnsi"/>
              </w:rPr>
            </w:pPr>
            <w:r w:rsidRPr="00FB224F">
              <w:rPr>
                <w:rFonts w:cstheme="minorHAnsi"/>
              </w:rPr>
              <w:t>Immovable Resource</w:t>
            </w:r>
          </w:p>
        </w:tc>
      </w:tr>
      <w:tr w:rsidR="00C3660E" w14:paraId="5C9E757C" w14:textId="77777777" w:rsidTr="00F03FDC">
        <w:tc>
          <w:tcPr>
            <w:tcW w:w="2659" w:type="dxa"/>
            <w:vMerge w:val="restart"/>
          </w:tcPr>
          <w:p w14:paraId="31227D5E" w14:textId="718B43BF" w:rsidR="00C3660E" w:rsidRPr="00FB224F" w:rsidRDefault="00C3660E" w:rsidP="00FB224F">
            <w:pPr>
              <w:spacing w:line="276" w:lineRule="auto"/>
              <w:rPr>
                <w:rFonts w:cstheme="minorHAnsi"/>
              </w:rPr>
            </w:pPr>
            <w:r w:rsidRPr="00FB224F">
              <w:rPr>
                <w:rFonts w:cstheme="minorHAnsi"/>
              </w:rPr>
              <w:t>Reservation</w:t>
            </w:r>
          </w:p>
        </w:tc>
        <w:tc>
          <w:tcPr>
            <w:tcW w:w="1803" w:type="dxa"/>
          </w:tcPr>
          <w:p w14:paraId="133039F8" w14:textId="20553A3C" w:rsidR="00C3660E" w:rsidRPr="00FB224F" w:rsidRDefault="00C3660E" w:rsidP="00FB224F">
            <w:pPr>
              <w:spacing w:line="276" w:lineRule="auto"/>
              <w:rPr>
                <w:rFonts w:cstheme="minorHAnsi"/>
              </w:rPr>
            </w:pPr>
            <w:r w:rsidRPr="00FB224F">
              <w:rPr>
                <w:rFonts w:cstheme="minorHAnsi"/>
              </w:rPr>
              <w:t>0…*</w:t>
            </w:r>
          </w:p>
        </w:tc>
        <w:tc>
          <w:tcPr>
            <w:tcW w:w="1803" w:type="dxa"/>
          </w:tcPr>
          <w:p w14:paraId="3C2CA920" w14:textId="1CFC9985" w:rsidR="00C3660E" w:rsidRPr="00FB224F" w:rsidRDefault="00C3660E" w:rsidP="00FB224F">
            <w:pPr>
              <w:spacing w:line="276" w:lineRule="auto"/>
              <w:rPr>
                <w:rFonts w:cstheme="minorHAnsi"/>
              </w:rPr>
            </w:pPr>
            <w:r w:rsidRPr="00FB224F">
              <w:rPr>
                <w:rFonts w:cstheme="minorHAnsi"/>
              </w:rPr>
              <w:t>For</w:t>
            </w:r>
          </w:p>
        </w:tc>
        <w:tc>
          <w:tcPr>
            <w:tcW w:w="1803" w:type="dxa"/>
          </w:tcPr>
          <w:p w14:paraId="1860F5C9" w14:textId="1EB9AB7B" w:rsidR="00C3660E" w:rsidRPr="00FB224F" w:rsidRDefault="00D900AA" w:rsidP="00FB224F">
            <w:pPr>
              <w:spacing w:line="276" w:lineRule="auto"/>
              <w:rPr>
                <w:rFonts w:cstheme="minorHAnsi"/>
              </w:rPr>
            </w:pPr>
            <w:r w:rsidRPr="00FB224F">
              <w:rPr>
                <w:rFonts w:cstheme="minorHAnsi"/>
              </w:rPr>
              <w:t>1..1</w:t>
            </w:r>
          </w:p>
        </w:tc>
        <w:tc>
          <w:tcPr>
            <w:tcW w:w="2706" w:type="dxa"/>
          </w:tcPr>
          <w:p w14:paraId="5AC1EC98" w14:textId="4B892754" w:rsidR="00C3660E" w:rsidRPr="00FB224F" w:rsidRDefault="009B5050" w:rsidP="00FB224F">
            <w:pPr>
              <w:spacing w:line="276" w:lineRule="auto"/>
              <w:rPr>
                <w:rFonts w:cstheme="minorHAnsi"/>
              </w:rPr>
            </w:pPr>
            <w:r w:rsidRPr="00FB224F">
              <w:rPr>
                <w:rFonts w:cstheme="minorHAnsi"/>
              </w:rPr>
              <w:t>Moveable Resource</w:t>
            </w:r>
          </w:p>
        </w:tc>
      </w:tr>
      <w:tr w:rsidR="00C3660E" w14:paraId="64FC5BB8" w14:textId="77777777" w:rsidTr="00F03FDC">
        <w:tc>
          <w:tcPr>
            <w:tcW w:w="2659" w:type="dxa"/>
            <w:vMerge/>
          </w:tcPr>
          <w:p w14:paraId="528CF869" w14:textId="77777777" w:rsidR="00C3660E" w:rsidRPr="00FB224F" w:rsidRDefault="00C3660E" w:rsidP="00FB224F">
            <w:pPr>
              <w:spacing w:line="276" w:lineRule="auto"/>
              <w:rPr>
                <w:rFonts w:cstheme="minorHAnsi"/>
              </w:rPr>
            </w:pPr>
          </w:p>
        </w:tc>
        <w:tc>
          <w:tcPr>
            <w:tcW w:w="1803" w:type="dxa"/>
          </w:tcPr>
          <w:p w14:paraId="0522AA64" w14:textId="73E6E8B7" w:rsidR="00C3660E" w:rsidRPr="00FB224F" w:rsidRDefault="00C3660E" w:rsidP="00FB224F">
            <w:pPr>
              <w:spacing w:line="276" w:lineRule="auto"/>
              <w:rPr>
                <w:rFonts w:cstheme="minorHAnsi"/>
              </w:rPr>
            </w:pPr>
            <w:proofErr w:type="gramStart"/>
            <w:r w:rsidRPr="00FB224F">
              <w:rPr>
                <w:rFonts w:cstheme="minorHAnsi"/>
              </w:rPr>
              <w:t>0..*</w:t>
            </w:r>
            <w:proofErr w:type="gramEnd"/>
          </w:p>
        </w:tc>
        <w:tc>
          <w:tcPr>
            <w:tcW w:w="1803" w:type="dxa"/>
          </w:tcPr>
          <w:p w14:paraId="1DEF746E" w14:textId="12623905" w:rsidR="00C3660E" w:rsidRPr="00FB224F" w:rsidRDefault="00C3660E" w:rsidP="00FB224F">
            <w:pPr>
              <w:spacing w:line="276" w:lineRule="auto"/>
              <w:rPr>
                <w:rFonts w:cstheme="minorHAnsi"/>
              </w:rPr>
            </w:pPr>
            <w:r w:rsidRPr="00FB224F">
              <w:rPr>
                <w:rFonts w:cstheme="minorHAnsi"/>
              </w:rPr>
              <w:t>For</w:t>
            </w:r>
          </w:p>
        </w:tc>
        <w:tc>
          <w:tcPr>
            <w:tcW w:w="1803" w:type="dxa"/>
          </w:tcPr>
          <w:p w14:paraId="065258FC" w14:textId="58E4FEF3" w:rsidR="00C3660E" w:rsidRPr="00FB224F" w:rsidRDefault="00D900AA" w:rsidP="00FB224F">
            <w:pPr>
              <w:spacing w:line="276" w:lineRule="auto"/>
              <w:rPr>
                <w:rFonts w:cstheme="minorHAnsi"/>
              </w:rPr>
            </w:pPr>
            <w:r w:rsidRPr="00FB224F">
              <w:rPr>
                <w:rFonts w:cstheme="minorHAnsi"/>
              </w:rPr>
              <w:t>1..1</w:t>
            </w:r>
          </w:p>
        </w:tc>
        <w:tc>
          <w:tcPr>
            <w:tcW w:w="2706" w:type="dxa"/>
          </w:tcPr>
          <w:p w14:paraId="202C77CB" w14:textId="5B804A02" w:rsidR="00C3660E" w:rsidRPr="00FB224F" w:rsidRDefault="009B5050" w:rsidP="00FB224F">
            <w:pPr>
              <w:spacing w:line="276" w:lineRule="auto"/>
              <w:rPr>
                <w:rFonts w:cstheme="minorHAnsi"/>
              </w:rPr>
            </w:pPr>
            <w:r w:rsidRPr="00FB224F">
              <w:rPr>
                <w:rFonts w:cstheme="minorHAnsi"/>
              </w:rPr>
              <w:t>Immovable Resource</w:t>
            </w:r>
          </w:p>
        </w:tc>
      </w:tr>
      <w:tr w:rsidR="00C3660E" w14:paraId="01AFB328" w14:textId="77777777" w:rsidTr="00F03FDC">
        <w:tc>
          <w:tcPr>
            <w:tcW w:w="2659" w:type="dxa"/>
            <w:vMerge w:val="restart"/>
          </w:tcPr>
          <w:p w14:paraId="6714F567" w14:textId="1764712B" w:rsidR="00C3660E" w:rsidRPr="00FB224F" w:rsidRDefault="00C3660E" w:rsidP="00FB224F">
            <w:pPr>
              <w:spacing w:line="276" w:lineRule="auto"/>
              <w:rPr>
                <w:rFonts w:cstheme="minorHAnsi"/>
              </w:rPr>
            </w:pPr>
            <w:r w:rsidRPr="00FB224F">
              <w:rPr>
                <w:rFonts w:cstheme="minorHAnsi"/>
              </w:rPr>
              <w:t>Acquisition</w:t>
            </w:r>
          </w:p>
        </w:tc>
        <w:tc>
          <w:tcPr>
            <w:tcW w:w="1803" w:type="dxa"/>
          </w:tcPr>
          <w:p w14:paraId="2A176BAD" w14:textId="507CA093" w:rsidR="00C3660E" w:rsidRPr="00FB224F" w:rsidRDefault="00873108" w:rsidP="00FB224F">
            <w:pPr>
              <w:spacing w:line="276" w:lineRule="auto"/>
              <w:rPr>
                <w:rFonts w:cstheme="minorHAnsi"/>
              </w:rPr>
            </w:pPr>
            <w:proofErr w:type="gramStart"/>
            <w:r w:rsidRPr="00FB224F">
              <w:rPr>
                <w:rFonts w:cstheme="minorHAnsi"/>
              </w:rPr>
              <w:t>0..*</w:t>
            </w:r>
            <w:proofErr w:type="gramEnd"/>
          </w:p>
        </w:tc>
        <w:tc>
          <w:tcPr>
            <w:tcW w:w="1803" w:type="dxa"/>
          </w:tcPr>
          <w:p w14:paraId="5F8A9DF8" w14:textId="7B5E6C00" w:rsidR="00C3660E" w:rsidRPr="00FB224F" w:rsidRDefault="00873108" w:rsidP="00FB224F">
            <w:pPr>
              <w:spacing w:line="276" w:lineRule="auto"/>
              <w:rPr>
                <w:rFonts w:cstheme="minorHAnsi"/>
              </w:rPr>
            </w:pPr>
            <w:r w:rsidRPr="00FB224F">
              <w:rPr>
                <w:rFonts w:cstheme="minorHAnsi"/>
              </w:rPr>
              <w:t>For</w:t>
            </w:r>
          </w:p>
        </w:tc>
        <w:tc>
          <w:tcPr>
            <w:tcW w:w="1803" w:type="dxa"/>
          </w:tcPr>
          <w:p w14:paraId="63DB0FEE" w14:textId="5495DD65" w:rsidR="00C3660E" w:rsidRPr="00FB224F" w:rsidRDefault="00D900AA" w:rsidP="00FB224F">
            <w:pPr>
              <w:spacing w:line="276" w:lineRule="auto"/>
              <w:rPr>
                <w:rFonts w:cstheme="minorHAnsi"/>
              </w:rPr>
            </w:pPr>
            <w:r w:rsidRPr="00FB224F">
              <w:rPr>
                <w:rFonts w:cstheme="minorHAnsi"/>
              </w:rPr>
              <w:t>1..1</w:t>
            </w:r>
          </w:p>
        </w:tc>
        <w:tc>
          <w:tcPr>
            <w:tcW w:w="2706" w:type="dxa"/>
          </w:tcPr>
          <w:p w14:paraId="65FEF952" w14:textId="34DD5C41" w:rsidR="00C3660E" w:rsidRPr="00FB224F" w:rsidRDefault="009B5050" w:rsidP="00FB224F">
            <w:pPr>
              <w:spacing w:line="276" w:lineRule="auto"/>
              <w:rPr>
                <w:rFonts w:cstheme="minorHAnsi"/>
              </w:rPr>
            </w:pPr>
            <w:r w:rsidRPr="00FB224F">
              <w:rPr>
                <w:rFonts w:cstheme="minorHAnsi"/>
              </w:rPr>
              <w:t>Moveable Resource</w:t>
            </w:r>
          </w:p>
        </w:tc>
      </w:tr>
      <w:tr w:rsidR="00C3660E" w14:paraId="3FF3E2EF" w14:textId="77777777" w:rsidTr="00F03FDC">
        <w:tc>
          <w:tcPr>
            <w:tcW w:w="2659" w:type="dxa"/>
            <w:vMerge/>
          </w:tcPr>
          <w:p w14:paraId="7B022AE6" w14:textId="77777777" w:rsidR="00C3660E" w:rsidRPr="00FB224F" w:rsidRDefault="00C3660E" w:rsidP="00FB224F">
            <w:pPr>
              <w:spacing w:line="276" w:lineRule="auto"/>
              <w:rPr>
                <w:rFonts w:cstheme="minorHAnsi"/>
              </w:rPr>
            </w:pPr>
          </w:p>
        </w:tc>
        <w:tc>
          <w:tcPr>
            <w:tcW w:w="1803" w:type="dxa"/>
          </w:tcPr>
          <w:p w14:paraId="1D34AD8C" w14:textId="0BB8A097" w:rsidR="00C3660E" w:rsidRPr="00FB224F" w:rsidRDefault="0056620A" w:rsidP="00FB224F">
            <w:pPr>
              <w:spacing w:line="276" w:lineRule="auto"/>
              <w:rPr>
                <w:rFonts w:cstheme="minorHAnsi"/>
              </w:rPr>
            </w:pPr>
            <w:proofErr w:type="gramStart"/>
            <w:r w:rsidRPr="00FB224F">
              <w:rPr>
                <w:rFonts w:cstheme="minorHAnsi"/>
              </w:rPr>
              <w:t>0..*</w:t>
            </w:r>
            <w:proofErr w:type="gramEnd"/>
          </w:p>
        </w:tc>
        <w:tc>
          <w:tcPr>
            <w:tcW w:w="1803" w:type="dxa"/>
          </w:tcPr>
          <w:p w14:paraId="08F28E3B" w14:textId="4B6E7E9A" w:rsidR="00C3660E" w:rsidRPr="00FB224F" w:rsidRDefault="00D900AA" w:rsidP="00FB224F">
            <w:pPr>
              <w:spacing w:line="276" w:lineRule="auto"/>
              <w:rPr>
                <w:rFonts w:cstheme="minorHAnsi"/>
              </w:rPr>
            </w:pPr>
            <w:r w:rsidRPr="00FB224F">
              <w:rPr>
                <w:rFonts w:cstheme="minorHAnsi"/>
              </w:rPr>
              <w:t>For</w:t>
            </w:r>
          </w:p>
        </w:tc>
        <w:tc>
          <w:tcPr>
            <w:tcW w:w="1803" w:type="dxa"/>
          </w:tcPr>
          <w:p w14:paraId="5C473404" w14:textId="0FEB6D1A" w:rsidR="00C3660E" w:rsidRPr="00FB224F" w:rsidRDefault="00D900AA" w:rsidP="00FB224F">
            <w:pPr>
              <w:spacing w:line="276" w:lineRule="auto"/>
              <w:rPr>
                <w:rFonts w:cstheme="minorHAnsi"/>
              </w:rPr>
            </w:pPr>
            <w:r w:rsidRPr="00FB224F">
              <w:rPr>
                <w:rFonts w:cstheme="minorHAnsi"/>
              </w:rPr>
              <w:t>1..1</w:t>
            </w:r>
          </w:p>
        </w:tc>
        <w:tc>
          <w:tcPr>
            <w:tcW w:w="2706" w:type="dxa"/>
          </w:tcPr>
          <w:p w14:paraId="32A35B57" w14:textId="5B2ADE88" w:rsidR="00C3660E" w:rsidRPr="00FB224F" w:rsidRDefault="009B5050" w:rsidP="00FB224F">
            <w:pPr>
              <w:spacing w:line="276" w:lineRule="auto"/>
              <w:rPr>
                <w:rFonts w:cstheme="minorHAnsi"/>
              </w:rPr>
            </w:pPr>
            <w:r w:rsidRPr="00FB224F">
              <w:rPr>
                <w:rFonts w:cstheme="minorHAnsi"/>
              </w:rPr>
              <w:t>Immoveable Resource</w:t>
            </w:r>
          </w:p>
        </w:tc>
      </w:tr>
      <w:tr w:rsidR="000678B2" w14:paraId="0F6973A3" w14:textId="77777777" w:rsidTr="00F03FDC">
        <w:tc>
          <w:tcPr>
            <w:tcW w:w="2659" w:type="dxa"/>
          </w:tcPr>
          <w:p w14:paraId="6EBE5FF8" w14:textId="5F7E23CA" w:rsidR="000678B2" w:rsidRPr="00FB224F" w:rsidRDefault="000678B2" w:rsidP="00FB224F">
            <w:pPr>
              <w:spacing w:line="276" w:lineRule="auto"/>
              <w:rPr>
                <w:rFonts w:cstheme="minorHAnsi"/>
              </w:rPr>
            </w:pPr>
            <w:r w:rsidRPr="00FB224F">
              <w:rPr>
                <w:rFonts w:cstheme="minorHAnsi"/>
              </w:rPr>
              <w:t>Moveable Resource</w:t>
            </w:r>
          </w:p>
        </w:tc>
        <w:tc>
          <w:tcPr>
            <w:tcW w:w="1803" w:type="dxa"/>
          </w:tcPr>
          <w:p w14:paraId="18749206" w14:textId="525512EF" w:rsidR="000678B2" w:rsidRPr="00FB224F" w:rsidRDefault="000678B2" w:rsidP="00FB224F">
            <w:pPr>
              <w:spacing w:line="276" w:lineRule="auto"/>
              <w:rPr>
                <w:rFonts w:cstheme="minorHAnsi"/>
              </w:rPr>
            </w:pPr>
            <w:proofErr w:type="gramStart"/>
            <w:r w:rsidRPr="00FB224F">
              <w:rPr>
                <w:rFonts w:cstheme="minorHAnsi"/>
              </w:rPr>
              <w:t>0..*</w:t>
            </w:r>
            <w:proofErr w:type="gramEnd"/>
          </w:p>
        </w:tc>
        <w:tc>
          <w:tcPr>
            <w:tcW w:w="1803" w:type="dxa"/>
          </w:tcPr>
          <w:p w14:paraId="4B12BD6E" w14:textId="5530D1A3" w:rsidR="000678B2" w:rsidRPr="00FB224F" w:rsidRDefault="000678B2" w:rsidP="00FB224F">
            <w:pPr>
              <w:spacing w:line="276" w:lineRule="auto"/>
              <w:rPr>
                <w:rFonts w:cstheme="minorHAnsi"/>
              </w:rPr>
            </w:pPr>
            <w:r w:rsidRPr="00FB224F">
              <w:rPr>
                <w:rFonts w:cstheme="minorHAnsi"/>
              </w:rPr>
              <w:t>Belongs To</w:t>
            </w:r>
          </w:p>
        </w:tc>
        <w:tc>
          <w:tcPr>
            <w:tcW w:w="1803" w:type="dxa"/>
          </w:tcPr>
          <w:p w14:paraId="28FA0937" w14:textId="26697CF6" w:rsidR="000678B2" w:rsidRPr="00FB224F" w:rsidRDefault="00CB7CC0" w:rsidP="00FB224F">
            <w:pPr>
              <w:spacing w:line="276" w:lineRule="auto"/>
              <w:rPr>
                <w:rFonts w:cstheme="minorHAnsi"/>
              </w:rPr>
            </w:pPr>
            <w:r w:rsidRPr="00FB224F">
              <w:rPr>
                <w:rFonts w:cstheme="minorHAnsi"/>
              </w:rPr>
              <w:t>1..1</w:t>
            </w:r>
          </w:p>
        </w:tc>
        <w:tc>
          <w:tcPr>
            <w:tcW w:w="2706" w:type="dxa"/>
          </w:tcPr>
          <w:p w14:paraId="1B405E2C" w14:textId="51289B71" w:rsidR="000678B2" w:rsidRPr="00FB224F" w:rsidRDefault="000678B2" w:rsidP="00FB224F">
            <w:pPr>
              <w:spacing w:line="276" w:lineRule="auto"/>
              <w:rPr>
                <w:rFonts w:cstheme="minorHAnsi"/>
              </w:rPr>
            </w:pPr>
            <w:r w:rsidRPr="00FB224F">
              <w:rPr>
                <w:rFonts w:cstheme="minorHAnsi"/>
              </w:rPr>
              <w:t>Category</w:t>
            </w:r>
          </w:p>
        </w:tc>
      </w:tr>
      <w:tr w:rsidR="000678B2" w14:paraId="38373841" w14:textId="77777777" w:rsidTr="00F03FDC">
        <w:tc>
          <w:tcPr>
            <w:tcW w:w="2659" w:type="dxa"/>
          </w:tcPr>
          <w:p w14:paraId="7ED4B14B" w14:textId="2DB7F06B" w:rsidR="000678B2" w:rsidRPr="00FB224F" w:rsidRDefault="000678B2" w:rsidP="00FB224F">
            <w:pPr>
              <w:spacing w:line="276" w:lineRule="auto"/>
              <w:rPr>
                <w:rFonts w:cstheme="minorHAnsi"/>
              </w:rPr>
            </w:pPr>
            <w:r w:rsidRPr="00FB224F">
              <w:rPr>
                <w:rFonts w:cstheme="minorHAnsi"/>
              </w:rPr>
              <w:t>Immoveable Resource</w:t>
            </w:r>
          </w:p>
        </w:tc>
        <w:tc>
          <w:tcPr>
            <w:tcW w:w="1803" w:type="dxa"/>
          </w:tcPr>
          <w:p w14:paraId="40A297F0" w14:textId="3C91202F" w:rsidR="000678B2" w:rsidRPr="00FB224F" w:rsidRDefault="00065450" w:rsidP="00FB224F">
            <w:pPr>
              <w:spacing w:line="276" w:lineRule="auto"/>
              <w:rPr>
                <w:rFonts w:cstheme="minorHAnsi"/>
              </w:rPr>
            </w:pPr>
            <w:proofErr w:type="gramStart"/>
            <w:r w:rsidRPr="00FB224F">
              <w:rPr>
                <w:rFonts w:cstheme="minorHAnsi"/>
              </w:rPr>
              <w:t>0..*</w:t>
            </w:r>
            <w:proofErr w:type="gramEnd"/>
          </w:p>
        </w:tc>
        <w:tc>
          <w:tcPr>
            <w:tcW w:w="1803" w:type="dxa"/>
          </w:tcPr>
          <w:p w14:paraId="38ABAF2D" w14:textId="70D2F472" w:rsidR="000678B2" w:rsidRPr="00FB224F" w:rsidRDefault="00065450" w:rsidP="00FB224F">
            <w:pPr>
              <w:spacing w:line="276" w:lineRule="auto"/>
              <w:rPr>
                <w:rFonts w:cstheme="minorHAnsi"/>
              </w:rPr>
            </w:pPr>
            <w:r w:rsidRPr="00FB224F">
              <w:rPr>
                <w:rFonts w:cstheme="minorHAnsi"/>
              </w:rPr>
              <w:t>Belongs To</w:t>
            </w:r>
          </w:p>
        </w:tc>
        <w:tc>
          <w:tcPr>
            <w:tcW w:w="1803" w:type="dxa"/>
          </w:tcPr>
          <w:p w14:paraId="2D6C14C9" w14:textId="7A644BA7" w:rsidR="000678B2" w:rsidRPr="00FB224F" w:rsidRDefault="00065450" w:rsidP="00FB224F">
            <w:pPr>
              <w:spacing w:line="276" w:lineRule="auto"/>
              <w:rPr>
                <w:rFonts w:cstheme="minorHAnsi"/>
              </w:rPr>
            </w:pPr>
            <w:r w:rsidRPr="00FB224F">
              <w:rPr>
                <w:rFonts w:cstheme="minorHAnsi"/>
              </w:rPr>
              <w:t>1..1</w:t>
            </w:r>
          </w:p>
        </w:tc>
        <w:tc>
          <w:tcPr>
            <w:tcW w:w="2706" w:type="dxa"/>
          </w:tcPr>
          <w:p w14:paraId="266628C8" w14:textId="26B88701" w:rsidR="000678B2" w:rsidRPr="00FB224F" w:rsidRDefault="00065450" w:rsidP="00FB224F">
            <w:pPr>
              <w:spacing w:line="276" w:lineRule="auto"/>
              <w:rPr>
                <w:rFonts w:cstheme="minorHAnsi"/>
              </w:rPr>
            </w:pPr>
            <w:r w:rsidRPr="00FB224F">
              <w:rPr>
                <w:rFonts w:cstheme="minorHAnsi"/>
              </w:rPr>
              <w:t>Category</w:t>
            </w:r>
          </w:p>
        </w:tc>
      </w:tr>
      <w:tr w:rsidR="004133E2" w14:paraId="2A5B4D74" w14:textId="77777777" w:rsidTr="00F03FDC">
        <w:tc>
          <w:tcPr>
            <w:tcW w:w="2659" w:type="dxa"/>
          </w:tcPr>
          <w:p w14:paraId="03E388B5" w14:textId="700C5AD4" w:rsidR="004133E2" w:rsidRPr="00FB224F" w:rsidRDefault="00F871E1" w:rsidP="00FB224F">
            <w:pPr>
              <w:spacing w:line="276" w:lineRule="auto"/>
              <w:rPr>
                <w:rFonts w:cstheme="minorHAnsi"/>
              </w:rPr>
            </w:pPr>
            <w:r w:rsidRPr="00FB224F">
              <w:rPr>
                <w:rFonts w:cstheme="minorHAnsi"/>
              </w:rPr>
              <w:t>Course</w:t>
            </w:r>
          </w:p>
        </w:tc>
        <w:tc>
          <w:tcPr>
            <w:tcW w:w="1803" w:type="dxa"/>
          </w:tcPr>
          <w:p w14:paraId="4B002773" w14:textId="35093CF3" w:rsidR="004133E2" w:rsidRPr="00FB224F" w:rsidRDefault="00F871E1" w:rsidP="00FB224F">
            <w:pPr>
              <w:spacing w:line="276" w:lineRule="auto"/>
              <w:rPr>
                <w:rFonts w:cstheme="minorHAnsi"/>
              </w:rPr>
            </w:pPr>
            <w:proofErr w:type="gramStart"/>
            <w:r w:rsidRPr="00FB224F">
              <w:rPr>
                <w:rFonts w:cstheme="minorHAnsi"/>
              </w:rPr>
              <w:t>0..*</w:t>
            </w:r>
            <w:proofErr w:type="gramEnd"/>
          </w:p>
        </w:tc>
        <w:tc>
          <w:tcPr>
            <w:tcW w:w="1803" w:type="dxa"/>
          </w:tcPr>
          <w:p w14:paraId="5FF63A3F" w14:textId="3D928213" w:rsidR="004133E2" w:rsidRPr="00FB224F" w:rsidRDefault="00F871E1" w:rsidP="00FB224F">
            <w:pPr>
              <w:spacing w:line="276" w:lineRule="auto"/>
              <w:rPr>
                <w:rFonts w:cstheme="minorHAnsi"/>
              </w:rPr>
            </w:pPr>
            <w:r w:rsidRPr="00FB224F">
              <w:rPr>
                <w:rFonts w:cstheme="minorHAnsi"/>
              </w:rPr>
              <w:t>Has</w:t>
            </w:r>
          </w:p>
        </w:tc>
        <w:tc>
          <w:tcPr>
            <w:tcW w:w="1803" w:type="dxa"/>
          </w:tcPr>
          <w:p w14:paraId="04256A11" w14:textId="5BDB4541" w:rsidR="004133E2" w:rsidRPr="00FB224F" w:rsidRDefault="00F871E1" w:rsidP="00FB224F">
            <w:pPr>
              <w:spacing w:line="276" w:lineRule="auto"/>
              <w:rPr>
                <w:rFonts w:cstheme="minorHAnsi"/>
              </w:rPr>
            </w:pPr>
            <w:proofErr w:type="gramStart"/>
            <w:r w:rsidRPr="00FB224F">
              <w:rPr>
                <w:rFonts w:cstheme="minorHAnsi"/>
              </w:rPr>
              <w:t>0..*</w:t>
            </w:r>
            <w:proofErr w:type="gramEnd"/>
          </w:p>
        </w:tc>
        <w:tc>
          <w:tcPr>
            <w:tcW w:w="2706" w:type="dxa"/>
          </w:tcPr>
          <w:p w14:paraId="2A62C639" w14:textId="722C3576" w:rsidR="004133E2" w:rsidRPr="00FB224F" w:rsidRDefault="00F871E1" w:rsidP="00FB224F">
            <w:pPr>
              <w:spacing w:line="276" w:lineRule="auto"/>
              <w:rPr>
                <w:rFonts w:cstheme="minorHAnsi"/>
              </w:rPr>
            </w:pPr>
            <w:r w:rsidRPr="00FB224F">
              <w:rPr>
                <w:rFonts w:cstheme="minorHAnsi"/>
              </w:rPr>
              <w:t>Privilege</w:t>
            </w:r>
          </w:p>
        </w:tc>
      </w:tr>
      <w:tr w:rsidR="00F871E1" w14:paraId="1310D5CF" w14:textId="77777777" w:rsidTr="00F03FDC">
        <w:tc>
          <w:tcPr>
            <w:tcW w:w="2659" w:type="dxa"/>
          </w:tcPr>
          <w:p w14:paraId="3A4CFCA9" w14:textId="5EA5A9EB" w:rsidR="00F871E1" w:rsidRPr="00FB224F" w:rsidRDefault="00F871E1" w:rsidP="00FB224F">
            <w:pPr>
              <w:spacing w:line="276" w:lineRule="auto"/>
              <w:rPr>
                <w:rFonts w:cstheme="minorHAnsi"/>
              </w:rPr>
            </w:pPr>
            <w:r w:rsidRPr="00FB224F">
              <w:rPr>
                <w:rFonts w:cstheme="minorHAnsi"/>
              </w:rPr>
              <w:t>Privilege</w:t>
            </w:r>
          </w:p>
        </w:tc>
        <w:tc>
          <w:tcPr>
            <w:tcW w:w="1803" w:type="dxa"/>
          </w:tcPr>
          <w:p w14:paraId="3685C29A" w14:textId="74E3AC44" w:rsidR="00F871E1" w:rsidRPr="00FB224F" w:rsidRDefault="00A273F8" w:rsidP="00FB224F">
            <w:pPr>
              <w:spacing w:line="276" w:lineRule="auto"/>
              <w:rPr>
                <w:rFonts w:cstheme="minorHAnsi"/>
              </w:rPr>
            </w:pPr>
            <w:proofErr w:type="gramStart"/>
            <w:r w:rsidRPr="00FB224F">
              <w:rPr>
                <w:rFonts w:cstheme="minorHAnsi"/>
              </w:rPr>
              <w:t>0..*</w:t>
            </w:r>
            <w:proofErr w:type="gramEnd"/>
          </w:p>
        </w:tc>
        <w:tc>
          <w:tcPr>
            <w:tcW w:w="1803" w:type="dxa"/>
          </w:tcPr>
          <w:p w14:paraId="4487544E" w14:textId="1C45C607" w:rsidR="00F871E1" w:rsidRPr="00FB224F" w:rsidRDefault="00A273F8" w:rsidP="00FB224F">
            <w:pPr>
              <w:spacing w:line="276" w:lineRule="auto"/>
              <w:rPr>
                <w:rFonts w:cstheme="minorHAnsi"/>
              </w:rPr>
            </w:pPr>
            <w:r w:rsidRPr="00FB224F">
              <w:rPr>
                <w:rFonts w:cstheme="minorHAnsi"/>
              </w:rPr>
              <w:t>For</w:t>
            </w:r>
          </w:p>
        </w:tc>
        <w:tc>
          <w:tcPr>
            <w:tcW w:w="1803" w:type="dxa"/>
          </w:tcPr>
          <w:p w14:paraId="16B9FD52" w14:textId="6B28AF1E" w:rsidR="00F871E1" w:rsidRPr="00FB224F" w:rsidRDefault="00A273F8" w:rsidP="00FB224F">
            <w:pPr>
              <w:spacing w:line="276" w:lineRule="auto"/>
              <w:rPr>
                <w:rFonts w:cstheme="minorHAnsi"/>
              </w:rPr>
            </w:pPr>
            <w:r w:rsidRPr="00FB224F">
              <w:rPr>
                <w:rFonts w:cstheme="minorHAnsi"/>
              </w:rPr>
              <w:t>1..1</w:t>
            </w:r>
          </w:p>
        </w:tc>
        <w:tc>
          <w:tcPr>
            <w:tcW w:w="2706" w:type="dxa"/>
          </w:tcPr>
          <w:p w14:paraId="7837E31D" w14:textId="1FD09D27" w:rsidR="00F871E1" w:rsidRPr="00FB224F" w:rsidRDefault="00A273F8" w:rsidP="00FB224F">
            <w:pPr>
              <w:spacing w:line="276" w:lineRule="auto"/>
              <w:rPr>
                <w:rFonts w:cstheme="minorHAnsi"/>
              </w:rPr>
            </w:pPr>
            <w:r w:rsidRPr="00FB224F">
              <w:rPr>
                <w:rFonts w:cstheme="minorHAnsi"/>
              </w:rPr>
              <w:t>Category</w:t>
            </w:r>
          </w:p>
        </w:tc>
      </w:tr>
    </w:tbl>
    <w:p w14:paraId="4F14D123" w14:textId="02A3D157" w:rsidR="001A19D4" w:rsidRPr="001A19D4" w:rsidRDefault="001A19D4" w:rsidP="001A19D4"/>
    <w:p w14:paraId="015F883D" w14:textId="48FFEFCD" w:rsidR="007B020C" w:rsidRDefault="007B020C" w:rsidP="00662A22">
      <w:pPr>
        <w:pStyle w:val="Heading2"/>
        <w:numPr>
          <w:ilvl w:val="1"/>
          <w:numId w:val="3"/>
        </w:numPr>
      </w:pPr>
      <w:bookmarkStart w:id="50" w:name="_Toc114436129"/>
      <w:r>
        <w:t>Attributes</w:t>
      </w:r>
      <w:bookmarkEnd w:id="50"/>
    </w:p>
    <w:p w14:paraId="24CE1C96" w14:textId="77777777" w:rsidR="00F03FDC" w:rsidRPr="00F03FDC" w:rsidRDefault="00F03FDC" w:rsidP="00F03FDC"/>
    <w:tbl>
      <w:tblPr>
        <w:tblStyle w:val="TableGrid"/>
        <w:tblW w:w="10774" w:type="dxa"/>
        <w:tblInd w:w="-856" w:type="dxa"/>
        <w:tblLook w:val="04A0" w:firstRow="1" w:lastRow="0" w:firstColumn="1" w:lastColumn="0" w:noHBand="0" w:noVBand="1"/>
      </w:tblPr>
      <w:tblGrid>
        <w:gridCol w:w="2053"/>
        <w:gridCol w:w="2160"/>
        <w:gridCol w:w="1664"/>
        <w:gridCol w:w="1382"/>
        <w:gridCol w:w="575"/>
        <w:gridCol w:w="812"/>
        <w:gridCol w:w="913"/>
        <w:gridCol w:w="1215"/>
      </w:tblGrid>
      <w:tr w:rsidR="00506BE9" w14:paraId="0B515168" w14:textId="77777777" w:rsidTr="00EE177C">
        <w:tc>
          <w:tcPr>
            <w:tcW w:w="2053" w:type="dxa"/>
          </w:tcPr>
          <w:p w14:paraId="5A92B61D" w14:textId="4FB92F79" w:rsidR="00DD284D" w:rsidRPr="00FB224F" w:rsidRDefault="00551336" w:rsidP="00FB224F">
            <w:pPr>
              <w:spacing w:line="276" w:lineRule="auto"/>
              <w:rPr>
                <w:rFonts w:cstheme="minorHAnsi"/>
              </w:rPr>
            </w:pPr>
            <w:r w:rsidRPr="00FB224F">
              <w:rPr>
                <w:rFonts w:cstheme="minorHAnsi"/>
              </w:rPr>
              <w:t>Entity Name</w:t>
            </w:r>
          </w:p>
        </w:tc>
        <w:tc>
          <w:tcPr>
            <w:tcW w:w="2160" w:type="dxa"/>
          </w:tcPr>
          <w:p w14:paraId="49614C2E" w14:textId="43EC1FA0" w:rsidR="00DD284D" w:rsidRPr="00FB224F" w:rsidRDefault="00DD0AD1" w:rsidP="00FB224F">
            <w:pPr>
              <w:spacing w:line="276" w:lineRule="auto"/>
              <w:rPr>
                <w:rFonts w:cstheme="minorHAnsi"/>
              </w:rPr>
            </w:pPr>
            <w:r w:rsidRPr="00FB224F">
              <w:rPr>
                <w:rFonts w:cstheme="minorHAnsi"/>
              </w:rPr>
              <w:t>Attributes</w:t>
            </w:r>
          </w:p>
        </w:tc>
        <w:tc>
          <w:tcPr>
            <w:tcW w:w="1664" w:type="dxa"/>
          </w:tcPr>
          <w:p w14:paraId="34B44BCA" w14:textId="5572C9B2" w:rsidR="00DD284D" w:rsidRPr="00FB224F" w:rsidRDefault="00DD0AD1" w:rsidP="00FB224F">
            <w:pPr>
              <w:spacing w:line="276" w:lineRule="auto"/>
              <w:rPr>
                <w:rFonts w:cstheme="minorHAnsi"/>
              </w:rPr>
            </w:pPr>
            <w:r w:rsidRPr="00FB224F">
              <w:rPr>
                <w:rFonts w:cstheme="minorHAnsi"/>
              </w:rPr>
              <w:t>Description</w:t>
            </w:r>
          </w:p>
        </w:tc>
        <w:tc>
          <w:tcPr>
            <w:tcW w:w="1382" w:type="dxa"/>
          </w:tcPr>
          <w:p w14:paraId="03CC5E60" w14:textId="44E977AE" w:rsidR="00DD284D" w:rsidRPr="00FB224F" w:rsidRDefault="00DD0AD1" w:rsidP="00FB224F">
            <w:pPr>
              <w:spacing w:line="276" w:lineRule="auto"/>
              <w:rPr>
                <w:rFonts w:cstheme="minorHAnsi"/>
              </w:rPr>
            </w:pPr>
            <w:r w:rsidRPr="00FB224F">
              <w:rPr>
                <w:rFonts w:cstheme="minorHAnsi"/>
              </w:rPr>
              <w:t>Data Type Length</w:t>
            </w:r>
          </w:p>
        </w:tc>
        <w:tc>
          <w:tcPr>
            <w:tcW w:w="575" w:type="dxa"/>
          </w:tcPr>
          <w:p w14:paraId="524D421F" w14:textId="18EAA7D2" w:rsidR="00DD284D" w:rsidRPr="00FB224F" w:rsidRDefault="00DD0AD1" w:rsidP="00FB224F">
            <w:pPr>
              <w:spacing w:line="276" w:lineRule="auto"/>
              <w:rPr>
                <w:rFonts w:cstheme="minorHAnsi"/>
              </w:rPr>
            </w:pPr>
            <w:r w:rsidRPr="00FB224F">
              <w:rPr>
                <w:rFonts w:cstheme="minorHAnsi"/>
              </w:rPr>
              <w:t>Null</w:t>
            </w:r>
          </w:p>
        </w:tc>
        <w:tc>
          <w:tcPr>
            <w:tcW w:w="812" w:type="dxa"/>
          </w:tcPr>
          <w:p w14:paraId="78EE7068" w14:textId="192D087B" w:rsidR="00DD284D" w:rsidRPr="00FB224F" w:rsidRDefault="00DD0AD1" w:rsidP="00FB224F">
            <w:pPr>
              <w:spacing w:line="276" w:lineRule="auto"/>
              <w:rPr>
                <w:rFonts w:cstheme="minorHAnsi"/>
              </w:rPr>
            </w:pPr>
            <w:r w:rsidRPr="00FB224F">
              <w:rPr>
                <w:rFonts w:cstheme="minorHAnsi"/>
              </w:rPr>
              <w:t>Multi-valued</w:t>
            </w:r>
          </w:p>
        </w:tc>
        <w:tc>
          <w:tcPr>
            <w:tcW w:w="913" w:type="dxa"/>
          </w:tcPr>
          <w:p w14:paraId="6E5B3B1E" w14:textId="40CBE6C6" w:rsidR="00DD284D" w:rsidRPr="00FB224F" w:rsidRDefault="00DD0AD1" w:rsidP="00FB224F">
            <w:pPr>
              <w:spacing w:line="276" w:lineRule="auto"/>
              <w:rPr>
                <w:rFonts w:cstheme="minorHAnsi"/>
              </w:rPr>
            </w:pPr>
            <w:r w:rsidRPr="00FB224F">
              <w:rPr>
                <w:rFonts w:cstheme="minorHAnsi"/>
              </w:rPr>
              <w:t>Derived</w:t>
            </w:r>
          </w:p>
        </w:tc>
        <w:tc>
          <w:tcPr>
            <w:tcW w:w="1215" w:type="dxa"/>
          </w:tcPr>
          <w:p w14:paraId="3CF7D91F" w14:textId="7D9DBCEC" w:rsidR="00DD284D" w:rsidRPr="00FB224F" w:rsidRDefault="00DD0AD1" w:rsidP="00FB224F">
            <w:pPr>
              <w:spacing w:line="276" w:lineRule="auto"/>
              <w:rPr>
                <w:rFonts w:cstheme="minorHAnsi"/>
              </w:rPr>
            </w:pPr>
            <w:r w:rsidRPr="00FB224F">
              <w:rPr>
                <w:rFonts w:cstheme="minorHAnsi"/>
              </w:rPr>
              <w:t>Default</w:t>
            </w:r>
          </w:p>
        </w:tc>
      </w:tr>
      <w:tr w:rsidR="00401D7A" w14:paraId="4F83324D" w14:textId="77777777" w:rsidTr="00EE177C">
        <w:tc>
          <w:tcPr>
            <w:tcW w:w="2053" w:type="dxa"/>
          </w:tcPr>
          <w:p w14:paraId="5E42840B" w14:textId="4E2615E0" w:rsidR="00401D7A" w:rsidRPr="00FB224F" w:rsidRDefault="00683E0C" w:rsidP="00FB224F">
            <w:pPr>
              <w:spacing w:line="276" w:lineRule="auto"/>
              <w:rPr>
                <w:rFonts w:cstheme="minorHAnsi"/>
              </w:rPr>
            </w:pPr>
            <w:r w:rsidRPr="00FB224F">
              <w:rPr>
                <w:rFonts w:cstheme="minorHAnsi"/>
              </w:rPr>
              <w:t>Staff</w:t>
            </w:r>
          </w:p>
        </w:tc>
        <w:tc>
          <w:tcPr>
            <w:tcW w:w="2160" w:type="dxa"/>
          </w:tcPr>
          <w:p w14:paraId="38D08FA2" w14:textId="52603AFE" w:rsidR="00401D7A" w:rsidRPr="00FB224F" w:rsidRDefault="00AF5E4D" w:rsidP="00FB224F">
            <w:pPr>
              <w:spacing w:line="276" w:lineRule="auto"/>
              <w:rPr>
                <w:rFonts w:cstheme="minorHAnsi"/>
              </w:rPr>
            </w:pPr>
            <w:r w:rsidRPr="00FB224F">
              <w:rPr>
                <w:rFonts w:cstheme="minorHAnsi"/>
              </w:rPr>
              <w:t>role</w:t>
            </w:r>
          </w:p>
        </w:tc>
        <w:tc>
          <w:tcPr>
            <w:tcW w:w="1664" w:type="dxa"/>
          </w:tcPr>
          <w:p w14:paraId="34231A6F" w14:textId="585E7C7C" w:rsidR="00401D7A" w:rsidRPr="00FB224F" w:rsidRDefault="007263D2" w:rsidP="00FB224F">
            <w:pPr>
              <w:spacing w:line="276" w:lineRule="auto"/>
              <w:rPr>
                <w:rFonts w:cstheme="minorHAnsi"/>
              </w:rPr>
            </w:pPr>
            <w:r w:rsidRPr="00FB224F">
              <w:rPr>
                <w:rFonts w:cstheme="minorHAnsi"/>
              </w:rPr>
              <w:t>Job role of the staff member</w:t>
            </w:r>
          </w:p>
        </w:tc>
        <w:tc>
          <w:tcPr>
            <w:tcW w:w="1382" w:type="dxa"/>
          </w:tcPr>
          <w:p w14:paraId="41B9F355" w14:textId="24E64779" w:rsidR="00401D7A" w:rsidRPr="00FB224F" w:rsidRDefault="009415C3" w:rsidP="00FB224F">
            <w:pPr>
              <w:spacing w:line="276" w:lineRule="auto"/>
              <w:rPr>
                <w:rFonts w:cstheme="minorHAnsi"/>
              </w:rPr>
            </w:pPr>
            <w:proofErr w:type="gramStart"/>
            <w:r w:rsidRPr="00FB224F">
              <w:rPr>
                <w:rFonts w:cstheme="minorHAnsi"/>
              </w:rPr>
              <w:t>Varchar(</w:t>
            </w:r>
            <w:proofErr w:type="gramEnd"/>
            <w:r w:rsidRPr="00FB224F">
              <w:rPr>
                <w:rFonts w:cstheme="minorHAnsi"/>
              </w:rPr>
              <w:t>20)</w:t>
            </w:r>
          </w:p>
        </w:tc>
        <w:tc>
          <w:tcPr>
            <w:tcW w:w="575" w:type="dxa"/>
          </w:tcPr>
          <w:p w14:paraId="15B8EA02" w14:textId="3150ABD3" w:rsidR="00401D7A" w:rsidRPr="00FB224F" w:rsidRDefault="009415C3" w:rsidP="00FB224F">
            <w:pPr>
              <w:spacing w:line="276" w:lineRule="auto"/>
              <w:rPr>
                <w:rFonts w:cstheme="minorHAnsi"/>
              </w:rPr>
            </w:pPr>
            <w:r w:rsidRPr="00FB224F">
              <w:rPr>
                <w:rFonts w:cstheme="minorHAnsi"/>
              </w:rPr>
              <w:t>Y</w:t>
            </w:r>
          </w:p>
        </w:tc>
        <w:tc>
          <w:tcPr>
            <w:tcW w:w="812" w:type="dxa"/>
          </w:tcPr>
          <w:p w14:paraId="71F6184E" w14:textId="2EE3B4AA" w:rsidR="00401D7A" w:rsidRPr="00FB224F" w:rsidRDefault="009415C3" w:rsidP="00FB224F">
            <w:pPr>
              <w:spacing w:line="276" w:lineRule="auto"/>
              <w:rPr>
                <w:rFonts w:cstheme="minorHAnsi"/>
              </w:rPr>
            </w:pPr>
            <w:r w:rsidRPr="00FB224F">
              <w:rPr>
                <w:rFonts w:cstheme="minorHAnsi"/>
              </w:rPr>
              <w:t>Y</w:t>
            </w:r>
          </w:p>
        </w:tc>
        <w:tc>
          <w:tcPr>
            <w:tcW w:w="913" w:type="dxa"/>
          </w:tcPr>
          <w:p w14:paraId="090F506A" w14:textId="172404E6" w:rsidR="00401D7A" w:rsidRPr="00FB224F" w:rsidRDefault="0099158B" w:rsidP="00FB224F">
            <w:pPr>
              <w:spacing w:line="276" w:lineRule="auto"/>
              <w:rPr>
                <w:rFonts w:cstheme="minorHAnsi"/>
              </w:rPr>
            </w:pPr>
            <w:r w:rsidRPr="00FB224F">
              <w:rPr>
                <w:rFonts w:cstheme="minorHAnsi"/>
              </w:rPr>
              <w:t>N</w:t>
            </w:r>
          </w:p>
        </w:tc>
        <w:tc>
          <w:tcPr>
            <w:tcW w:w="1215" w:type="dxa"/>
          </w:tcPr>
          <w:p w14:paraId="2B8CB186" w14:textId="77777777" w:rsidR="00401D7A" w:rsidRPr="00FB224F" w:rsidRDefault="00401D7A" w:rsidP="00FB224F">
            <w:pPr>
              <w:spacing w:line="276" w:lineRule="auto"/>
              <w:rPr>
                <w:rFonts w:cstheme="minorHAnsi"/>
              </w:rPr>
            </w:pPr>
          </w:p>
        </w:tc>
      </w:tr>
      <w:tr w:rsidR="00F650BD" w14:paraId="11C4BF58" w14:textId="77777777" w:rsidTr="00EE177C">
        <w:tc>
          <w:tcPr>
            <w:tcW w:w="2053" w:type="dxa"/>
            <w:vMerge w:val="restart"/>
          </w:tcPr>
          <w:p w14:paraId="0A9C51E0" w14:textId="65CE5410" w:rsidR="00F650BD" w:rsidRPr="00FB224F" w:rsidRDefault="00F650BD" w:rsidP="00FB224F">
            <w:pPr>
              <w:spacing w:line="276" w:lineRule="auto"/>
              <w:rPr>
                <w:rFonts w:cstheme="minorHAnsi"/>
              </w:rPr>
            </w:pPr>
            <w:r w:rsidRPr="00FB224F">
              <w:rPr>
                <w:rFonts w:cstheme="minorHAnsi"/>
              </w:rPr>
              <w:t>Student</w:t>
            </w:r>
          </w:p>
        </w:tc>
        <w:tc>
          <w:tcPr>
            <w:tcW w:w="2160" w:type="dxa"/>
          </w:tcPr>
          <w:p w14:paraId="29FDB526" w14:textId="0EDD7E08" w:rsidR="00F650BD" w:rsidRPr="00FB224F" w:rsidRDefault="00F650BD" w:rsidP="00FB224F">
            <w:pPr>
              <w:spacing w:line="276" w:lineRule="auto"/>
              <w:rPr>
                <w:rFonts w:cstheme="minorHAnsi"/>
              </w:rPr>
            </w:pPr>
            <w:r w:rsidRPr="00FB224F">
              <w:rPr>
                <w:rFonts w:cstheme="minorHAnsi"/>
              </w:rPr>
              <w:t>borrowed</w:t>
            </w:r>
          </w:p>
        </w:tc>
        <w:tc>
          <w:tcPr>
            <w:tcW w:w="1664" w:type="dxa"/>
          </w:tcPr>
          <w:p w14:paraId="051B442E" w14:textId="5F9BF931" w:rsidR="00F650BD" w:rsidRPr="00FB224F" w:rsidRDefault="00F47F5A" w:rsidP="00FB224F">
            <w:pPr>
              <w:spacing w:line="276" w:lineRule="auto"/>
              <w:rPr>
                <w:rFonts w:cstheme="minorHAnsi"/>
              </w:rPr>
            </w:pPr>
            <w:r w:rsidRPr="00FB224F">
              <w:rPr>
                <w:rFonts w:cstheme="minorHAnsi"/>
              </w:rPr>
              <w:t>Number</w:t>
            </w:r>
            <w:r w:rsidR="001C2A49" w:rsidRPr="00FB224F">
              <w:rPr>
                <w:rFonts w:cstheme="minorHAnsi"/>
              </w:rPr>
              <w:t xml:space="preserve"> of borrowed resources of the </w:t>
            </w:r>
            <w:r w:rsidRPr="00FB224F">
              <w:rPr>
                <w:rFonts w:cstheme="minorHAnsi"/>
              </w:rPr>
              <w:t>student</w:t>
            </w:r>
          </w:p>
        </w:tc>
        <w:tc>
          <w:tcPr>
            <w:tcW w:w="1382" w:type="dxa"/>
          </w:tcPr>
          <w:p w14:paraId="0213563B" w14:textId="68FE00AF" w:rsidR="00F650BD" w:rsidRPr="00FB224F" w:rsidRDefault="00185142" w:rsidP="00FB224F">
            <w:pPr>
              <w:spacing w:line="276" w:lineRule="auto"/>
              <w:rPr>
                <w:rFonts w:cstheme="minorHAnsi"/>
              </w:rPr>
            </w:pPr>
            <w:proofErr w:type="gramStart"/>
            <w:r>
              <w:rPr>
                <w:rFonts w:cstheme="minorHAnsi"/>
              </w:rPr>
              <w:t>Int(</w:t>
            </w:r>
            <w:proofErr w:type="gramEnd"/>
            <w:r>
              <w:rPr>
                <w:rFonts w:cstheme="minorHAnsi"/>
              </w:rPr>
              <w:t>1)</w:t>
            </w:r>
          </w:p>
        </w:tc>
        <w:tc>
          <w:tcPr>
            <w:tcW w:w="575" w:type="dxa"/>
          </w:tcPr>
          <w:p w14:paraId="3ADFCDC8" w14:textId="7E4CFAE7" w:rsidR="00F650BD" w:rsidRPr="00FB224F" w:rsidRDefault="00C872C3" w:rsidP="00FB224F">
            <w:pPr>
              <w:spacing w:line="276" w:lineRule="auto"/>
              <w:rPr>
                <w:rFonts w:cstheme="minorHAnsi"/>
              </w:rPr>
            </w:pPr>
            <w:r w:rsidRPr="00FB224F">
              <w:rPr>
                <w:rFonts w:cstheme="minorHAnsi"/>
              </w:rPr>
              <w:t>N</w:t>
            </w:r>
          </w:p>
        </w:tc>
        <w:tc>
          <w:tcPr>
            <w:tcW w:w="812" w:type="dxa"/>
          </w:tcPr>
          <w:p w14:paraId="36E63BEA" w14:textId="34F18096" w:rsidR="00F650BD" w:rsidRPr="00FB224F" w:rsidRDefault="00C872C3" w:rsidP="00FB224F">
            <w:pPr>
              <w:spacing w:line="276" w:lineRule="auto"/>
              <w:rPr>
                <w:rFonts w:cstheme="minorHAnsi"/>
              </w:rPr>
            </w:pPr>
            <w:r w:rsidRPr="00FB224F">
              <w:rPr>
                <w:rFonts w:cstheme="minorHAnsi"/>
              </w:rPr>
              <w:t>N</w:t>
            </w:r>
          </w:p>
        </w:tc>
        <w:tc>
          <w:tcPr>
            <w:tcW w:w="913" w:type="dxa"/>
          </w:tcPr>
          <w:p w14:paraId="39954AB6" w14:textId="553387E7" w:rsidR="00F650BD" w:rsidRPr="00FB224F" w:rsidRDefault="00C872C3" w:rsidP="00FB224F">
            <w:pPr>
              <w:spacing w:line="276" w:lineRule="auto"/>
              <w:rPr>
                <w:rFonts w:cstheme="minorHAnsi"/>
              </w:rPr>
            </w:pPr>
            <w:r w:rsidRPr="00FB224F">
              <w:rPr>
                <w:rFonts w:cstheme="minorHAnsi"/>
              </w:rPr>
              <w:t>N</w:t>
            </w:r>
          </w:p>
        </w:tc>
        <w:tc>
          <w:tcPr>
            <w:tcW w:w="1215" w:type="dxa"/>
          </w:tcPr>
          <w:p w14:paraId="2F6005A1" w14:textId="3473AFFF" w:rsidR="00F650BD" w:rsidRPr="00FB224F" w:rsidRDefault="00C872C3" w:rsidP="00FB224F">
            <w:pPr>
              <w:spacing w:line="276" w:lineRule="auto"/>
              <w:rPr>
                <w:rFonts w:cstheme="minorHAnsi"/>
              </w:rPr>
            </w:pPr>
            <w:r w:rsidRPr="00FB224F">
              <w:rPr>
                <w:rFonts w:cstheme="minorHAnsi"/>
              </w:rPr>
              <w:t>“0”</w:t>
            </w:r>
          </w:p>
        </w:tc>
      </w:tr>
      <w:tr w:rsidR="00F650BD" w14:paraId="227B06DA" w14:textId="77777777" w:rsidTr="00EE177C">
        <w:tc>
          <w:tcPr>
            <w:tcW w:w="2053" w:type="dxa"/>
            <w:vMerge/>
          </w:tcPr>
          <w:p w14:paraId="37932A77" w14:textId="77777777" w:rsidR="00F650BD" w:rsidRPr="00FB224F" w:rsidRDefault="00F650BD" w:rsidP="00FB224F">
            <w:pPr>
              <w:spacing w:line="276" w:lineRule="auto"/>
              <w:rPr>
                <w:rFonts w:cstheme="minorHAnsi"/>
              </w:rPr>
            </w:pPr>
          </w:p>
        </w:tc>
        <w:tc>
          <w:tcPr>
            <w:tcW w:w="2160" w:type="dxa"/>
          </w:tcPr>
          <w:p w14:paraId="23D0F1F8" w14:textId="3BF76679" w:rsidR="00F650BD" w:rsidRPr="00FB224F" w:rsidRDefault="00001350" w:rsidP="00FB224F">
            <w:pPr>
              <w:spacing w:line="276" w:lineRule="auto"/>
              <w:rPr>
                <w:rFonts w:cstheme="minorHAnsi"/>
              </w:rPr>
            </w:pPr>
            <w:r w:rsidRPr="00FB224F">
              <w:rPr>
                <w:rFonts w:cstheme="minorHAnsi"/>
              </w:rPr>
              <w:t>totalOwed</w:t>
            </w:r>
          </w:p>
        </w:tc>
        <w:tc>
          <w:tcPr>
            <w:tcW w:w="1664" w:type="dxa"/>
          </w:tcPr>
          <w:p w14:paraId="21DF8FA9" w14:textId="07637827" w:rsidR="00F650BD" w:rsidRPr="00FB224F" w:rsidRDefault="00D116F1" w:rsidP="00FB224F">
            <w:pPr>
              <w:spacing w:line="276" w:lineRule="auto"/>
              <w:rPr>
                <w:rFonts w:cstheme="minorHAnsi"/>
              </w:rPr>
            </w:pPr>
            <w:r w:rsidRPr="00FB224F">
              <w:rPr>
                <w:rFonts w:cstheme="minorHAnsi"/>
              </w:rPr>
              <w:t>Amount owed for overdue resources</w:t>
            </w:r>
          </w:p>
        </w:tc>
        <w:tc>
          <w:tcPr>
            <w:tcW w:w="1382" w:type="dxa"/>
          </w:tcPr>
          <w:p w14:paraId="189714B3" w14:textId="6301BD50" w:rsidR="00F650BD" w:rsidRPr="00FB224F" w:rsidRDefault="0010740B" w:rsidP="00FB224F">
            <w:pPr>
              <w:spacing w:line="276" w:lineRule="auto"/>
              <w:rPr>
                <w:rFonts w:cstheme="minorHAnsi"/>
              </w:rPr>
            </w:pPr>
            <w:proofErr w:type="gramStart"/>
            <w:r w:rsidRPr="00FB224F">
              <w:rPr>
                <w:rFonts w:cstheme="minorHAnsi"/>
              </w:rPr>
              <w:t>Varchar(</w:t>
            </w:r>
            <w:proofErr w:type="gramEnd"/>
            <w:r w:rsidRPr="00FB224F">
              <w:rPr>
                <w:rFonts w:cstheme="minorHAnsi"/>
              </w:rPr>
              <w:t>8)</w:t>
            </w:r>
          </w:p>
        </w:tc>
        <w:tc>
          <w:tcPr>
            <w:tcW w:w="575" w:type="dxa"/>
          </w:tcPr>
          <w:p w14:paraId="7701C362" w14:textId="2FDEC1E6" w:rsidR="00F650BD" w:rsidRPr="00FB224F" w:rsidRDefault="00C872C3" w:rsidP="00FB224F">
            <w:pPr>
              <w:spacing w:line="276" w:lineRule="auto"/>
              <w:rPr>
                <w:rFonts w:cstheme="minorHAnsi"/>
              </w:rPr>
            </w:pPr>
            <w:r w:rsidRPr="00FB224F">
              <w:rPr>
                <w:rFonts w:cstheme="minorHAnsi"/>
              </w:rPr>
              <w:t>Y</w:t>
            </w:r>
          </w:p>
        </w:tc>
        <w:tc>
          <w:tcPr>
            <w:tcW w:w="812" w:type="dxa"/>
          </w:tcPr>
          <w:p w14:paraId="19B174D3" w14:textId="7B0E968F" w:rsidR="00F650BD" w:rsidRPr="00FB224F" w:rsidRDefault="004A1536" w:rsidP="00FB224F">
            <w:pPr>
              <w:spacing w:line="276" w:lineRule="auto"/>
              <w:rPr>
                <w:rFonts w:cstheme="minorHAnsi"/>
              </w:rPr>
            </w:pPr>
            <w:r w:rsidRPr="00FB224F">
              <w:rPr>
                <w:rFonts w:cstheme="minorHAnsi"/>
              </w:rPr>
              <w:t>N</w:t>
            </w:r>
          </w:p>
        </w:tc>
        <w:tc>
          <w:tcPr>
            <w:tcW w:w="913" w:type="dxa"/>
          </w:tcPr>
          <w:p w14:paraId="47DB7D9F" w14:textId="79B2E315" w:rsidR="00F650BD" w:rsidRPr="00FB224F" w:rsidRDefault="004A1536" w:rsidP="00FB224F">
            <w:pPr>
              <w:spacing w:line="276" w:lineRule="auto"/>
              <w:rPr>
                <w:rFonts w:cstheme="minorHAnsi"/>
              </w:rPr>
            </w:pPr>
            <w:r w:rsidRPr="00FB224F">
              <w:rPr>
                <w:rFonts w:cstheme="minorHAnsi"/>
              </w:rPr>
              <w:t>N</w:t>
            </w:r>
          </w:p>
        </w:tc>
        <w:tc>
          <w:tcPr>
            <w:tcW w:w="1215" w:type="dxa"/>
          </w:tcPr>
          <w:p w14:paraId="4A6F14BA" w14:textId="0BA30755" w:rsidR="00F650BD" w:rsidRPr="00FB224F" w:rsidRDefault="00D116F1" w:rsidP="00FB224F">
            <w:pPr>
              <w:spacing w:line="276" w:lineRule="auto"/>
              <w:rPr>
                <w:rFonts w:cstheme="minorHAnsi"/>
              </w:rPr>
            </w:pPr>
            <w:r w:rsidRPr="00FB224F">
              <w:rPr>
                <w:rFonts w:cstheme="minorHAnsi"/>
              </w:rPr>
              <w:t>“$0.00</w:t>
            </w:r>
            <w:r w:rsidR="002757AD" w:rsidRPr="00FB224F">
              <w:rPr>
                <w:rFonts w:cstheme="minorHAnsi"/>
              </w:rPr>
              <w:t>”</w:t>
            </w:r>
          </w:p>
        </w:tc>
      </w:tr>
      <w:tr w:rsidR="00F650BD" w14:paraId="36631B7D" w14:textId="77777777" w:rsidTr="00EE177C">
        <w:tc>
          <w:tcPr>
            <w:tcW w:w="2053" w:type="dxa"/>
            <w:vMerge/>
          </w:tcPr>
          <w:p w14:paraId="7CAFFBDE" w14:textId="77777777" w:rsidR="00F650BD" w:rsidRPr="00FB224F" w:rsidRDefault="00F650BD" w:rsidP="00FB224F">
            <w:pPr>
              <w:spacing w:line="276" w:lineRule="auto"/>
              <w:rPr>
                <w:rFonts w:cstheme="minorHAnsi"/>
              </w:rPr>
            </w:pPr>
          </w:p>
        </w:tc>
        <w:tc>
          <w:tcPr>
            <w:tcW w:w="2160" w:type="dxa"/>
          </w:tcPr>
          <w:p w14:paraId="065E6C23" w14:textId="55629877" w:rsidR="00F650BD" w:rsidRPr="00FB224F" w:rsidRDefault="00001350" w:rsidP="00FB224F">
            <w:pPr>
              <w:spacing w:line="276" w:lineRule="auto"/>
              <w:rPr>
                <w:rFonts w:cstheme="minorHAnsi"/>
              </w:rPr>
            </w:pPr>
            <w:r w:rsidRPr="00FB224F">
              <w:rPr>
                <w:rFonts w:cstheme="minorHAnsi"/>
              </w:rPr>
              <w:t>studentStatus</w:t>
            </w:r>
          </w:p>
        </w:tc>
        <w:tc>
          <w:tcPr>
            <w:tcW w:w="1664" w:type="dxa"/>
          </w:tcPr>
          <w:p w14:paraId="6F67312F" w14:textId="77777777" w:rsidR="00F650BD" w:rsidRPr="00FB224F" w:rsidRDefault="00F650BD" w:rsidP="00FB224F">
            <w:pPr>
              <w:spacing w:line="276" w:lineRule="auto"/>
              <w:rPr>
                <w:rFonts w:cstheme="minorHAnsi"/>
              </w:rPr>
            </w:pPr>
          </w:p>
        </w:tc>
        <w:tc>
          <w:tcPr>
            <w:tcW w:w="1382" w:type="dxa"/>
          </w:tcPr>
          <w:p w14:paraId="64D6DA4C" w14:textId="2BF51D96" w:rsidR="00F650BD" w:rsidRPr="00FB224F" w:rsidRDefault="00A83404" w:rsidP="00FB224F">
            <w:pPr>
              <w:spacing w:line="276" w:lineRule="auto"/>
              <w:rPr>
                <w:rFonts w:cstheme="minorHAnsi"/>
              </w:rPr>
            </w:pPr>
            <w:proofErr w:type="spellStart"/>
            <w:proofErr w:type="gramStart"/>
            <w:r>
              <w:rPr>
                <w:rFonts w:cstheme="minorHAnsi"/>
              </w:rPr>
              <w:t>VarChar</w:t>
            </w:r>
            <w:proofErr w:type="spellEnd"/>
            <w:r>
              <w:rPr>
                <w:rFonts w:cstheme="minorHAnsi"/>
              </w:rPr>
              <w:t>(</w:t>
            </w:r>
            <w:proofErr w:type="gramEnd"/>
            <w:r>
              <w:rPr>
                <w:rFonts w:cstheme="minorHAnsi"/>
              </w:rPr>
              <w:t>8)</w:t>
            </w:r>
          </w:p>
        </w:tc>
        <w:tc>
          <w:tcPr>
            <w:tcW w:w="575" w:type="dxa"/>
          </w:tcPr>
          <w:p w14:paraId="21818A20" w14:textId="5EBE95A3" w:rsidR="00F650BD" w:rsidRPr="00FB224F" w:rsidRDefault="004A1536" w:rsidP="00FB224F">
            <w:pPr>
              <w:spacing w:line="276" w:lineRule="auto"/>
              <w:rPr>
                <w:rFonts w:cstheme="minorHAnsi"/>
              </w:rPr>
            </w:pPr>
            <w:r w:rsidRPr="00FB224F">
              <w:rPr>
                <w:rFonts w:cstheme="minorHAnsi"/>
              </w:rPr>
              <w:t>N</w:t>
            </w:r>
          </w:p>
        </w:tc>
        <w:tc>
          <w:tcPr>
            <w:tcW w:w="812" w:type="dxa"/>
          </w:tcPr>
          <w:p w14:paraId="019CB26A" w14:textId="04303D44" w:rsidR="00F650BD" w:rsidRPr="00FB224F" w:rsidRDefault="004A1536" w:rsidP="00FB224F">
            <w:pPr>
              <w:spacing w:line="276" w:lineRule="auto"/>
              <w:rPr>
                <w:rFonts w:cstheme="minorHAnsi"/>
              </w:rPr>
            </w:pPr>
            <w:r w:rsidRPr="00FB224F">
              <w:rPr>
                <w:rFonts w:cstheme="minorHAnsi"/>
              </w:rPr>
              <w:t>N</w:t>
            </w:r>
          </w:p>
        </w:tc>
        <w:tc>
          <w:tcPr>
            <w:tcW w:w="913" w:type="dxa"/>
          </w:tcPr>
          <w:p w14:paraId="7375363D" w14:textId="49AB15CC" w:rsidR="00F650BD" w:rsidRPr="00FB224F" w:rsidRDefault="004A1536" w:rsidP="00FB224F">
            <w:pPr>
              <w:spacing w:line="276" w:lineRule="auto"/>
              <w:rPr>
                <w:rFonts w:cstheme="minorHAnsi"/>
              </w:rPr>
            </w:pPr>
            <w:r w:rsidRPr="00FB224F">
              <w:rPr>
                <w:rFonts w:cstheme="minorHAnsi"/>
              </w:rPr>
              <w:t>N</w:t>
            </w:r>
          </w:p>
        </w:tc>
        <w:tc>
          <w:tcPr>
            <w:tcW w:w="1215" w:type="dxa"/>
          </w:tcPr>
          <w:p w14:paraId="72AEC908" w14:textId="79C23915" w:rsidR="00F650BD" w:rsidRPr="00FB224F" w:rsidRDefault="003C1FD2" w:rsidP="00FB224F">
            <w:pPr>
              <w:spacing w:line="276" w:lineRule="auto"/>
              <w:rPr>
                <w:rFonts w:cstheme="minorHAnsi"/>
              </w:rPr>
            </w:pPr>
            <w:r w:rsidRPr="00FB224F">
              <w:rPr>
                <w:rFonts w:cstheme="minorHAnsi"/>
              </w:rPr>
              <w:t>“</w:t>
            </w:r>
            <w:r w:rsidR="004A1536" w:rsidRPr="00FB224F">
              <w:rPr>
                <w:rFonts w:cstheme="minorHAnsi"/>
              </w:rPr>
              <w:t>Enabled”</w:t>
            </w:r>
          </w:p>
        </w:tc>
      </w:tr>
      <w:tr w:rsidR="00001350" w14:paraId="615E3A68" w14:textId="77777777" w:rsidTr="00EE177C">
        <w:tc>
          <w:tcPr>
            <w:tcW w:w="2053" w:type="dxa"/>
            <w:vMerge w:val="restart"/>
          </w:tcPr>
          <w:p w14:paraId="49ACBFC6" w14:textId="07AA7786" w:rsidR="00001350" w:rsidRPr="00FB224F" w:rsidRDefault="00001350" w:rsidP="00FB224F">
            <w:pPr>
              <w:spacing w:line="276" w:lineRule="auto"/>
              <w:rPr>
                <w:rFonts w:cstheme="minorHAnsi"/>
              </w:rPr>
            </w:pPr>
            <w:r w:rsidRPr="00FB224F">
              <w:rPr>
                <w:rFonts w:cstheme="minorHAnsi"/>
              </w:rPr>
              <w:t>Member</w:t>
            </w:r>
          </w:p>
        </w:tc>
        <w:tc>
          <w:tcPr>
            <w:tcW w:w="2160" w:type="dxa"/>
          </w:tcPr>
          <w:p w14:paraId="0345E33A" w14:textId="3A4563CE" w:rsidR="00001350" w:rsidRPr="00FB224F" w:rsidRDefault="00001350" w:rsidP="00FB224F">
            <w:pPr>
              <w:spacing w:line="276" w:lineRule="auto"/>
              <w:rPr>
                <w:rFonts w:cstheme="minorHAnsi"/>
              </w:rPr>
            </w:pPr>
            <w:r w:rsidRPr="00FB224F">
              <w:rPr>
                <w:rFonts w:cstheme="minorHAnsi"/>
              </w:rPr>
              <w:t>memberID</w:t>
            </w:r>
          </w:p>
        </w:tc>
        <w:tc>
          <w:tcPr>
            <w:tcW w:w="1664" w:type="dxa"/>
          </w:tcPr>
          <w:p w14:paraId="2B2AE8CF" w14:textId="6019F310" w:rsidR="00001350" w:rsidRPr="00FB224F" w:rsidRDefault="00001350" w:rsidP="00FB224F">
            <w:pPr>
              <w:spacing w:line="276" w:lineRule="auto"/>
              <w:rPr>
                <w:rFonts w:cstheme="minorHAnsi"/>
              </w:rPr>
            </w:pPr>
            <w:r w:rsidRPr="00FB224F">
              <w:rPr>
                <w:rFonts w:cstheme="minorHAnsi"/>
              </w:rPr>
              <w:t>Identification code of the member</w:t>
            </w:r>
          </w:p>
        </w:tc>
        <w:tc>
          <w:tcPr>
            <w:tcW w:w="1382" w:type="dxa"/>
          </w:tcPr>
          <w:p w14:paraId="283224A5" w14:textId="0772D548" w:rsidR="00001350" w:rsidRPr="00FB224F" w:rsidRDefault="00001350" w:rsidP="00FB224F">
            <w:pPr>
              <w:spacing w:line="276" w:lineRule="auto"/>
              <w:rPr>
                <w:rFonts w:cstheme="minorHAnsi"/>
              </w:rPr>
            </w:pPr>
            <w:proofErr w:type="gramStart"/>
            <w:r w:rsidRPr="00FB224F">
              <w:rPr>
                <w:rFonts w:cstheme="minorHAnsi"/>
              </w:rPr>
              <w:t>Varchar(</w:t>
            </w:r>
            <w:proofErr w:type="gramEnd"/>
            <w:r w:rsidRPr="00FB224F">
              <w:rPr>
                <w:rFonts w:cstheme="minorHAnsi"/>
              </w:rPr>
              <w:t>10)</w:t>
            </w:r>
          </w:p>
        </w:tc>
        <w:tc>
          <w:tcPr>
            <w:tcW w:w="575" w:type="dxa"/>
          </w:tcPr>
          <w:p w14:paraId="26B49773" w14:textId="4500A175" w:rsidR="00001350" w:rsidRPr="00FB224F" w:rsidRDefault="00001350" w:rsidP="00FB224F">
            <w:pPr>
              <w:spacing w:line="276" w:lineRule="auto"/>
              <w:rPr>
                <w:rFonts w:cstheme="minorHAnsi"/>
              </w:rPr>
            </w:pPr>
            <w:r w:rsidRPr="00FB224F">
              <w:rPr>
                <w:rFonts w:cstheme="minorHAnsi"/>
              </w:rPr>
              <w:t>N</w:t>
            </w:r>
          </w:p>
        </w:tc>
        <w:tc>
          <w:tcPr>
            <w:tcW w:w="812" w:type="dxa"/>
          </w:tcPr>
          <w:p w14:paraId="7922D185" w14:textId="226AC362" w:rsidR="00001350" w:rsidRPr="00FB224F" w:rsidRDefault="00001350" w:rsidP="00FB224F">
            <w:pPr>
              <w:spacing w:line="276" w:lineRule="auto"/>
              <w:rPr>
                <w:rFonts w:cstheme="minorHAnsi"/>
              </w:rPr>
            </w:pPr>
            <w:r w:rsidRPr="00FB224F">
              <w:rPr>
                <w:rFonts w:cstheme="minorHAnsi"/>
              </w:rPr>
              <w:t>N</w:t>
            </w:r>
          </w:p>
        </w:tc>
        <w:tc>
          <w:tcPr>
            <w:tcW w:w="913" w:type="dxa"/>
          </w:tcPr>
          <w:p w14:paraId="47CCC4BE" w14:textId="68382B98" w:rsidR="00001350" w:rsidRPr="00FB224F" w:rsidRDefault="00001350" w:rsidP="00FB224F">
            <w:pPr>
              <w:spacing w:line="276" w:lineRule="auto"/>
              <w:rPr>
                <w:rFonts w:cstheme="minorHAnsi"/>
              </w:rPr>
            </w:pPr>
            <w:r w:rsidRPr="00FB224F">
              <w:rPr>
                <w:rFonts w:cstheme="minorHAnsi"/>
              </w:rPr>
              <w:t>N</w:t>
            </w:r>
          </w:p>
        </w:tc>
        <w:tc>
          <w:tcPr>
            <w:tcW w:w="1215" w:type="dxa"/>
          </w:tcPr>
          <w:p w14:paraId="15A47662" w14:textId="77777777" w:rsidR="00001350" w:rsidRPr="00FB224F" w:rsidRDefault="00001350" w:rsidP="00FB224F">
            <w:pPr>
              <w:spacing w:line="276" w:lineRule="auto"/>
              <w:rPr>
                <w:rFonts w:cstheme="minorHAnsi"/>
              </w:rPr>
            </w:pPr>
          </w:p>
        </w:tc>
      </w:tr>
      <w:tr w:rsidR="00001350" w14:paraId="71F2036D" w14:textId="77777777" w:rsidTr="00EE177C">
        <w:tc>
          <w:tcPr>
            <w:tcW w:w="2053" w:type="dxa"/>
            <w:vMerge/>
          </w:tcPr>
          <w:p w14:paraId="2818B957" w14:textId="77777777" w:rsidR="00001350" w:rsidRPr="00FB224F" w:rsidRDefault="00001350" w:rsidP="00FB224F">
            <w:pPr>
              <w:spacing w:line="276" w:lineRule="auto"/>
              <w:rPr>
                <w:rFonts w:cstheme="minorHAnsi"/>
              </w:rPr>
            </w:pPr>
          </w:p>
        </w:tc>
        <w:tc>
          <w:tcPr>
            <w:tcW w:w="2160" w:type="dxa"/>
          </w:tcPr>
          <w:p w14:paraId="578AF69D" w14:textId="4C0EBEBE" w:rsidR="00001350" w:rsidRPr="00FB224F" w:rsidRDefault="00001350" w:rsidP="00FB224F">
            <w:pPr>
              <w:spacing w:line="276" w:lineRule="auto"/>
              <w:rPr>
                <w:rFonts w:cstheme="minorHAnsi"/>
              </w:rPr>
            </w:pPr>
            <w:r w:rsidRPr="00FB224F">
              <w:rPr>
                <w:rFonts w:cstheme="minorHAnsi"/>
              </w:rPr>
              <w:t>name</w:t>
            </w:r>
          </w:p>
        </w:tc>
        <w:tc>
          <w:tcPr>
            <w:tcW w:w="1664" w:type="dxa"/>
          </w:tcPr>
          <w:p w14:paraId="0923C97B" w14:textId="73846343" w:rsidR="00001350" w:rsidRPr="00FB224F" w:rsidRDefault="00001350" w:rsidP="00FB224F">
            <w:pPr>
              <w:spacing w:line="276" w:lineRule="auto"/>
              <w:rPr>
                <w:rFonts w:cstheme="minorHAnsi"/>
              </w:rPr>
            </w:pPr>
            <w:r w:rsidRPr="00FB224F">
              <w:rPr>
                <w:rFonts w:cstheme="minorHAnsi"/>
              </w:rPr>
              <w:t>Name of the member</w:t>
            </w:r>
          </w:p>
        </w:tc>
        <w:tc>
          <w:tcPr>
            <w:tcW w:w="1382" w:type="dxa"/>
          </w:tcPr>
          <w:p w14:paraId="3CF526C9" w14:textId="65ABDF87" w:rsidR="00001350" w:rsidRPr="00FB224F" w:rsidRDefault="00001350" w:rsidP="00FB224F">
            <w:pPr>
              <w:spacing w:line="276" w:lineRule="auto"/>
              <w:rPr>
                <w:rFonts w:cstheme="minorHAnsi"/>
              </w:rPr>
            </w:pPr>
            <w:proofErr w:type="gramStart"/>
            <w:r w:rsidRPr="00FB224F">
              <w:rPr>
                <w:rFonts w:cstheme="minorHAnsi"/>
              </w:rPr>
              <w:t>Varchar(</w:t>
            </w:r>
            <w:proofErr w:type="gramEnd"/>
            <w:r w:rsidRPr="00FB224F">
              <w:rPr>
                <w:rFonts w:cstheme="minorHAnsi"/>
              </w:rPr>
              <w:t>30)</w:t>
            </w:r>
          </w:p>
        </w:tc>
        <w:tc>
          <w:tcPr>
            <w:tcW w:w="575" w:type="dxa"/>
          </w:tcPr>
          <w:p w14:paraId="23DDC237" w14:textId="1E65234D" w:rsidR="00001350" w:rsidRPr="00FB224F" w:rsidRDefault="00001350" w:rsidP="00FB224F">
            <w:pPr>
              <w:spacing w:line="276" w:lineRule="auto"/>
              <w:rPr>
                <w:rFonts w:cstheme="minorHAnsi"/>
              </w:rPr>
            </w:pPr>
            <w:r w:rsidRPr="00FB224F">
              <w:rPr>
                <w:rFonts w:cstheme="minorHAnsi"/>
              </w:rPr>
              <w:t>N</w:t>
            </w:r>
          </w:p>
        </w:tc>
        <w:tc>
          <w:tcPr>
            <w:tcW w:w="812" w:type="dxa"/>
          </w:tcPr>
          <w:p w14:paraId="0D707F9E" w14:textId="4CA7F1FA" w:rsidR="00001350" w:rsidRPr="00FB224F" w:rsidRDefault="00F71E7B" w:rsidP="00FB224F">
            <w:pPr>
              <w:spacing w:line="276" w:lineRule="auto"/>
              <w:rPr>
                <w:rFonts w:cstheme="minorHAnsi"/>
              </w:rPr>
            </w:pPr>
            <w:r w:rsidRPr="00FB224F">
              <w:rPr>
                <w:rFonts w:cstheme="minorHAnsi"/>
              </w:rPr>
              <w:t>N</w:t>
            </w:r>
          </w:p>
        </w:tc>
        <w:tc>
          <w:tcPr>
            <w:tcW w:w="913" w:type="dxa"/>
          </w:tcPr>
          <w:p w14:paraId="2FDC7663" w14:textId="4DED63B9" w:rsidR="00001350" w:rsidRPr="00FB224F" w:rsidRDefault="00001350" w:rsidP="00FB224F">
            <w:pPr>
              <w:spacing w:line="276" w:lineRule="auto"/>
              <w:rPr>
                <w:rFonts w:cstheme="minorHAnsi"/>
              </w:rPr>
            </w:pPr>
            <w:r w:rsidRPr="00FB224F">
              <w:rPr>
                <w:rFonts w:cstheme="minorHAnsi"/>
              </w:rPr>
              <w:t>N</w:t>
            </w:r>
          </w:p>
        </w:tc>
        <w:tc>
          <w:tcPr>
            <w:tcW w:w="1215" w:type="dxa"/>
          </w:tcPr>
          <w:p w14:paraId="37B69154" w14:textId="77777777" w:rsidR="00001350" w:rsidRPr="00FB224F" w:rsidRDefault="00001350" w:rsidP="00FB224F">
            <w:pPr>
              <w:spacing w:line="276" w:lineRule="auto"/>
              <w:rPr>
                <w:rFonts w:cstheme="minorHAnsi"/>
              </w:rPr>
            </w:pPr>
          </w:p>
        </w:tc>
      </w:tr>
      <w:tr w:rsidR="00001350" w14:paraId="79B1DCE3" w14:textId="77777777" w:rsidTr="00EE177C">
        <w:tc>
          <w:tcPr>
            <w:tcW w:w="2053" w:type="dxa"/>
            <w:vMerge/>
          </w:tcPr>
          <w:p w14:paraId="25F629CA" w14:textId="77777777" w:rsidR="00001350" w:rsidRPr="00FB224F" w:rsidRDefault="00001350" w:rsidP="00FB224F">
            <w:pPr>
              <w:spacing w:line="276" w:lineRule="auto"/>
              <w:rPr>
                <w:rFonts w:cstheme="minorHAnsi"/>
              </w:rPr>
            </w:pPr>
          </w:p>
        </w:tc>
        <w:tc>
          <w:tcPr>
            <w:tcW w:w="2160" w:type="dxa"/>
          </w:tcPr>
          <w:p w14:paraId="6FADF037" w14:textId="27D2B325" w:rsidR="00001350" w:rsidRPr="00FB224F" w:rsidRDefault="00001350" w:rsidP="00FB224F">
            <w:pPr>
              <w:spacing w:line="276" w:lineRule="auto"/>
              <w:rPr>
                <w:rFonts w:cstheme="minorHAnsi"/>
              </w:rPr>
            </w:pPr>
            <w:r w:rsidRPr="00FB224F">
              <w:rPr>
                <w:rFonts w:cstheme="minorHAnsi"/>
              </w:rPr>
              <w:t>address</w:t>
            </w:r>
          </w:p>
        </w:tc>
        <w:tc>
          <w:tcPr>
            <w:tcW w:w="1664" w:type="dxa"/>
          </w:tcPr>
          <w:p w14:paraId="7EE552E8" w14:textId="4CCEDEE2" w:rsidR="00001350" w:rsidRPr="00FB224F" w:rsidRDefault="00001350" w:rsidP="00FB224F">
            <w:pPr>
              <w:spacing w:line="276" w:lineRule="auto"/>
              <w:rPr>
                <w:rFonts w:cstheme="minorHAnsi"/>
              </w:rPr>
            </w:pPr>
            <w:r w:rsidRPr="00FB224F">
              <w:rPr>
                <w:rFonts w:cstheme="minorHAnsi"/>
              </w:rPr>
              <w:t>Address of the member</w:t>
            </w:r>
          </w:p>
        </w:tc>
        <w:tc>
          <w:tcPr>
            <w:tcW w:w="1382" w:type="dxa"/>
          </w:tcPr>
          <w:p w14:paraId="3EAA81E5" w14:textId="4D9E5CD3" w:rsidR="00001350" w:rsidRPr="00FB224F" w:rsidRDefault="00001350" w:rsidP="00FB224F">
            <w:pPr>
              <w:spacing w:line="276" w:lineRule="auto"/>
              <w:rPr>
                <w:rFonts w:cstheme="minorHAnsi"/>
              </w:rPr>
            </w:pPr>
            <w:proofErr w:type="gramStart"/>
            <w:r w:rsidRPr="00FB224F">
              <w:rPr>
                <w:rFonts w:cstheme="minorHAnsi"/>
              </w:rPr>
              <w:t>Varchar(</w:t>
            </w:r>
            <w:proofErr w:type="gramEnd"/>
            <w:r w:rsidRPr="00FB224F">
              <w:rPr>
                <w:rFonts w:cstheme="minorHAnsi"/>
              </w:rPr>
              <w:t>50)</w:t>
            </w:r>
          </w:p>
        </w:tc>
        <w:tc>
          <w:tcPr>
            <w:tcW w:w="575" w:type="dxa"/>
          </w:tcPr>
          <w:p w14:paraId="2E461286" w14:textId="213A84C0" w:rsidR="00001350" w:rsidRPr="00FB224F" w:rsidRDefault="00001350" w:rsidP="00FB224F">
            <w:pPr>
              <w:spacing w:line="276" w:lineRule="auto"/>
              <w:rPr>
                <w:rFonts w:cstheme="minorHAnsi"/>
              </w:rPr>
            </w:pPr>
            <w:r w:rsidRPr="00FB224F">
              <w:rPr>
                <w:rFonts w:cstheme="minorHAnsi"/>
              </w:rPr>
              <w:t>Y</w:t>
            </w:r>
          </w:p>
        </w:tc>
        <w:tc>
          <w:tcPr>
            <w:tcW w:w="812" w:type="dxa"/>
          </w:tcPr>
          <w:p w14:paraId="51415A79" w14:textId="4E4C0552" w:rsidR="00001350" w:rsidRPr="00FB224F" w:rsidRDefault="00001350" w:rsidP="00FB224F">
            <w:pPr>
              <w:spacing w:line="276" w:lineRule="auto"/>
              <w:rPr>
                <w:rFonts w:cstheme="minorHAnsi"/>
              </w:rPr>
            </w:pPr>
            <w:r w:rsidRPr="00FB224F">
              <w:rPr>
                <w:rFonts w:cstheme="minorHAnsi"/>
              </w:rPr>
              <w:t>N</w:t>
            </w:r>
          </w:p>
        </w:tc>
        <w:tc>
          <w:tcPr>
            <w:tcW w:w="913" w:type="dxa"/>
          </w:tcPr>
          <w:p w14:paraId="5338ABD9" w14:textId="27179390" w:rsidR="00001350" w:rsidRPr="00FB224F" w:rsidRDefault="00001350" w:rsidP="00FB224F">
            <w:pPr>
              <w:spacing w:line="276" w:lineRule="auto"/>
              <w:rPr>
                <w:rFonts w:cstheme="minorHAnsi"/>
              </w:rPr>
            </w:pPr>
            <w:r w:rsidRPr="00FB224F">
              <w:rPr>
                <w:rFonts w:cstheme="minorHAnsi"/>
              </w:rPr>
              <w:t>N</w:t>
            </w:r>
          </w:p>
        </w:tc>
        <w:tc>
          <w:tcPr>
            <w:tcW w:w="1215" w:type="dxa"/>
          </w:tcPr>
          <w:p w14:paraId="40258025" w14:textId="77777777" w:rsidR="00001350" w:rsidRPr="00FB224F" w:rsidRDefault="00001350" w:rsidP="00FB224F">
            <w:pPr>
              <w:spacing w:line="276" w:lineRule="auto"/>
              <w:rPr>
                <w:rFonts w:cstheme="minorHAnsi"/>
              </w:rPr>
            </w:pPr>
          </w:p>
        </w:tc>
      </w:tr>
      <w:tr w:rsidR="00001350" w14:paraId="6D0FCB02" w14:textId="77777777" w:rsidTr="00EE177C">
        <w:tc>
          <w:tcPr>
            <w:tcW w:w="2053" w:type="dxa"/>
            <w:vMerge/>
          </w:tcPr>
          <w:p w14:paraId="14E1245A" w14:textId="77777777" w:rsidR="00001350" w:rsidRPr="00FB224F" w:rsidRDefault="00001350" w:rsidP="00FB224F">
            <w:pPr>
              <w:spacing w:line="276" w:lineRule="auto"/>
              <w:rPr>
                <w:rFonts w:cstheme="minorHAnsi"/>
              </w:rPr>
            </w:pPr>
          </w:p>
        </w:tc>
        <w:tc>
          <w:tcPr>
            <w:tcW w:w="2160" w:type="dxa"/>
          </w:tcPr>
          <w:p w14:paraId="1C3C3F74" w14:textId="251FAA52" w:rsidR="00001350" w:rsidRPr="00FB224F" w:rsidRDefault="00001350" w:rsidP="00FB224F">
            <w:pPr>
              <w:spacing w:line="276" w:lineRule="auto"/>
              <w:rPr>
                <w:rFonts w:cstheme="minorHAnsi"/>
              </w:rPr>
            </w:pPr>
            <w:r w:rsidRPr="00FB224F">
              <w:rPr>
                <w:rFonts w:cstheme="minorHAnsi"/>
              </w:rPr>
              <w:t>phone</w:t>
            </w:r>
          </w:p>
        </w:tc>
        <w:tc>
          <w:tcPr>
            <w:tcW w:w="1664" w:type="dxa"/>
          </w:tcPr>
          <w:p w14:paraId="4E5B05CE" w14:textId="7A6AC5F8" w:rsidR="00001350" w:rsidRPr="00FB224F" w:rsidRDefault="00001350" w:rsidP="00FB224F">
            <w:pPr>
              <w:spacing w:line="276" w:lineRule="auto"/>
              <w:rPr>
                <w:rFonts w:cstheme="minorHAnsi"/>
              </w:rPr>
            </w:pPr>
            <w:r w:rsidRPr="00FB224F">
              <w:rPr>
                <w:rFonts w:cstheme="minorHAnsi"/>
              </w:rPr>
              <w:t>Phone number of the member</w:t>
            </w:r>
          </w:p>
        </w:tc>
        <w:tc>
          <w:tcPr>
            <w:tcW w:w="1382" w:type="dxa"/>
          </w:tcPr>
          <w:p w14:paraId="14FA8050" w14:textId="3ED88875" w:rsidR="00001350" w:rsidRPr="00FB224F" w:rsidRDefault="00001350" w:rsidP="00FB224F">
            <w:pPr>
              <w:spacing w:line="276" w:lineRule="auto"/>
              <w:rPr>
                <w:rFonts w:cstheme="minorHAnsi"/>
              </w:rPr>
            </w:pPr>
            <w:proofErr w:type="gramStart"/>
            <w:r w:rsidRPr="00FB224F">
              <w:rPr>
                <w:rFonts w:cstheme="minorHAnsi"/>
              </w:rPr>
              <w:t>Varchar(</w:t>
            </w:r>
            <w:proofErr w:type="gramEnd"/>
            <w:r w:rsidRPr="00FB224F">
              <w:rPr>
                <w:rFonts w:cstheme="minorHAnsi"/>
              </w:rPr>
              <w:t>13)</w:t>
            </w:r>
          </w:p>
        </w:tc>
        <w:tc>
          <w:tcPr>
            <w:tcW w:w="575" w:type="dxa"/>
          </w:tcPr>
          <w:p w14:paraId="691933AF" w14:textId="13F7B72A" w:rsidR="00001350" w:rsidRPr="00FB224F" w:rsidRDefault="00001350" w:rsidP="00FB224F">
            <w:pPr>
              <w:spacing w:line="276" w:lineRule="auto"/>
              <w:rPr>
                <w:rFonts w:cstheme="minorHAnsi"/>
              </w:rPr>
            </w:pPr>
            <w:r w:rsidRPr="00FB224F">
              <w:rPr>
                <w:rFonts w:cstheme="minorHAnsi"/>
              </w:rPr>
              <w:t>Y</w:t>
            </w:r>
          </w:p>
        </w:tc>
        <w:tc>
          <w:tcPr>
            <w:tcW w:w="812" w:type="dxa"/>
          </w:tcPr>
          <w:p w14:paraId="06E0AA60" w14:textId="5575076F" w:rsidR="00001350" w:rsidRPr="00FB224F" w:rsidRDefault="00001350" w:rsidP="00FB224F">
            <w:pPr>
              <w:spacing w:line="276" w:lineRule="auto"/>
              <w:rPr>
                <w:rFonts w:cstheme="minorHAnsi"/>
              </w:rPr>
            </w:pPr>
            <w:r w:rsidRPr="00FB224F">
              <w:rPr>
                <w:rFonts w:cstheme="minorHAnsi"/>
              </w:rPr>
              <w:t>N</w:t>
            </w:r>
          </w:p>
        </w:tc>
        <w:tc>
          <w:tcPr>
            <w:tcW w:w="913" w:type="dxa"/>
          </w:tcPr>
          <w:p w14:paraId="73F4EAA1" w14:textId="4E84CF9B" w:rsidR="00001350" w:rsidRPr="00FB224F" w:rsidRDefault="00001350" w:rsidP="00FB224F">
            <w:pPr>
              <w:spacing w:line="276" w:lineRule="auto"/>
              <w:rPr>
                <w:rFonts w:cstheme="minorHAnsi"/>
              </w:rPr>
            </w:pPr>
            <w:r w:rsidRPr="00FB224F">
              <w:rPr>
                <w:rFonts w:cstheme="minorHAnsi"/>
              </w:rPr>
              <w:t>N</w:t>
            </w:r>
          </w:p>
        </w:tc>
        <w:tc>
          <w:tcPr>
            <w:tcW w:w="1215" w:type="dxa"/>
          </w:tcPr>
          <w:p w14:paraId="15DA26D1" w14:textId="77777777" w:rsidR="00001350" w:rsidRPr="00FB224F" w:rsidRDefault="00001350" w:rsidP="00FB224F">
            <w:pPr>
              <w:spacing w:line="276" w:lineRule="auto"/>
              <w:rPr>
                <w:rFonts w:cstheme="minorHAnsi"/>
              </w:rPr>
            </w:pPr>
          </w:p>
        </w:tc>
      </w:tr>
      <w:tr w:rsidR="00001350" w14:paraId="45BF2E57" w14:textId="77777777" w:rsidTr="00EE177C">
        <w:tc>
          <w:tcPr>
            <w:tcW w:w="2053" w:type="dxa"/>
            <w:vMerge/>
          </w:tcPr>
          <w:p w14:paraId="4BD4DFE2" w14:textId="77777777" w:rsidR="00001350" w:rsidRPr="00FB224F" w:rsidRDefault="00001350" w:rsidP="00FB224F">
            <w:pPr>
              <w:spacing w:line="276" w:lineRule="auto"/>
              <w:rPr>
                <w:rFonts w:cstheme="minorHAnsi"/>
              </w:rPr>
            </w:pPr>
          </w:p>
        </w:tc>
        <w:tc>
          <w:tcPr>
            <w:tcW w:w="2160" w:type="dxa"/>
          </w:tcPr>
          <w:p w14:paraId="409DBFE3" w14:textId="3DFF72C5" w:rsidR="00001350" w:rsidRPr="00FB224F" w:rsidRDefault="00001350" w:rsidP="00FB224F">
            <w:pPr>
              <w:spacing w:line="276" w:lineRule="auto"/>
              <w:rPr>
                <w:rFonts w:cstheme="minorHAnsi"/>
              </w:rPr>
            </w:pPr>
            <w:r w:rsidRPr="00FB224F">
              <w:rPr>
                <w:rFonts w:cstheme="minorHAnsi"/>
              </w:rPr>
              <w:t>email</w:t>
            </w:r>
          </w:p>
        </w:tc>
        <w:tc>
          <w:tcPr>
            <w:tcW w:w="1664" w:type="dxa"/>
          </w:tcPr>
          <w:p w14:paraId="7ED738AF" w14:textId="3DC97C6A" w:rsidR="00001350" w:rsidRPr="00FB224F" w:rsidRDefault="00001350" w:rsidP="00FB224F">
            <w:pPr>
              <w:spacing w:line="276" w:lineRule="auto"/>
              <w:rPr>
                <w:rFonts w:cstheme="minorHAnsi"/>
              </w:rPr>
            </w:pPr>
            <w:r w:rsidRPr="00FB224F">
              <w:rPr>
                <w:rFonts w:cstheme="minorHAnsi"/>
              </w:rPr>
              <w:t>Email address of the member</w:t>
            </w:r>
          </w:p>
        </w:tc>
        <w:tc>
          <w:tcPr>
            <w:tcW w:w="1382" w:type="dxa"/>
          </w:tcPr>
          <w:p w14:paraId="21A68DE2" w14:textId="3524824C" w:rsidR="00001350" w:rsidRPr="00FB224F" w:rsidRDefault="00001350" w:rsidP="00FB224F">
            <w:pPr>
              <w:spacing w:line="276" w:lineRule="auto"/>
              <w:rPr>
                <w:rFonts w:cstheme="minorHAnsi"/>
              </w:rPr>
            </w:pPr>
            <w:proofErr w:type="gramStart"/>
            <w:r w:rsidRPr="00FB224F">
              <w:rPr>
                <w:rFonts w:cstheme="minorHAnsi"/>
              </w:rPr>
              <w:t>Varchar(</w:t>
            </w:r>
            <w:proofErr w:type="gramEnd"/>
            <w:r w:rsidRPr="00FB224F">
              <w:rPr>
                <w:rFonts w:cstheme="minorHAnsi"/>
              </w:rPr>
              <w:t>30)</w:t>
            </w:r>
          </w:p>
        </w:tc>
        <w:tc>
          <w:tcPr>
            <w:tcW w:w="575" w:type="dxa"/>
          </w:tcPr>
          <w:p w14:paraId="0D9DD7C5" w14:textId="29080250" w:rsidR="00001350" w:rsidRPr="00FB224F" w:rsidRDefault="00001350" w:rsidP="00FB224F">
            <w:pPr>
              <w:spacing w:line="276" w:lineRule="auto"/>
              <w:rPr>
                <w:rFonts w:cstheme="minorHAnsi"/>
              </w:rPr>
            </w:pPr>
            <w:r w:rsidRPr="00FB224F">
              <w:rPr>
                <w:rFonts w:cstheme="minorHAnsi"/>
              </w:rPr>
              <w:t>Y</w:t>
            </w:r>
          </w:p>
        </w:tc>
        <w:tc>
          <w:tcPr>
            <w:tcW w:w="812" w:type="dxa"/>
          </w:tcPr>
          <w:p w14:paraId="7B6B4AAC" w14:textId="05AB15B4" w:rsidR="00001350" w:rsidRPr="00FB224F" w:rsidRDefault="00001350" w:rsidP="00FB224F">
            <w:pPr>
              <w:spacing w:line="276" w:lineRule="auto"/>
              <w:rPr>
                <w:rFonts w:cstheme="minorHAnsi"/>
              </w:rPr>
            </w:pPr>
            <w:r w:rsidRPr="00FB224F">
              <w:rPr>
                <w:rFonts w:cstheme="minorHAnsi"/>
              </w:rPr>
              <w:t>N</w:t>
            </w:r>
          </w:p>
        </w:tc>
        <w:tc>
          <w:tcPr>
            <w:tcW w:w="913" w:type="dxa"/>
          </w:tcPr>
          <w:p w14:paraId="5E1CABD5" w14:textId="581D5469" w:rsidR="00001350" w:rsidRPr="00FB224F" w:rsidRDefault="00001350" w:rsidP="00FB224F">
            <w:pPr>
              <w:spacing w:line="276" w:lineRule="auto"/>
              <w:rPr>
                <w:rFonts w:cstheme="minorHAnsi"/>
              </w:rPr>
            </w:pPr>
            <w:r w:rsidRPr="00FB224F">
              <w:rPr>
                <w:rFonts w:cstheme="minorHAnsi"/>
              </w:rPr>
              <w:t>N</w:t>
            </w:r>
          </w:p>
        </w:tc>
        <w:tc>
          <w:tcPr>
            <w:tcW w:w="1215" w:type="dxa"/>
          </w:tcPr>
          <w:p w14:paraId="0CF8F442" w14:textId="77777777" w:rsidR="00001350" w:rsidRPr="00FB224F" w:rsidRDefault="00001350" w:rsidP="00FB224F">
            <w:pPr>
              <w:spacing w:line="276" w:lineRule="auto"/>
              <w:rPr>
                <w:rFonts w:cstheme="minorHAnsi"/>
              </w:rPr>
            </w:pPr>
          </w:p>
        </w:tc>
      </w:tr>
      <w:tr w:rsidR="00001350" w14:paraId="71148FFC" w14:textId="77777777" w:rsidTr="00EE177C">
        <w:tc>
          <w:tcPr>
            <w:tcW w:w="2053" w:type="dxa"/>
            <w:vMerge/>
          </w:tcPr>
          <w:p w14:paraId="4AB9CDE7" w14:textId="77777777" w:rsidR="00001350" w:rsidRPr="00FB224F" w:rsidRDefault="00001350" w:rsidP="00FB224F">
            <w:pPr>
              <w:spacing w:line="276" w:lineRule="auto"/>
              <w:rPr>
                <w:rFonts w:cstheme="minorHAnsi"/>
              </w:rPr>
            </w:pPr>
          </w:p>
        </w:tc>
        <w:tc>
          <w:tcPr>
            <w:tcW w:w="2160" w:type="dxa"/>
          </w:tcPr>
          <w:p w14:paraId="551CF3C1" w14:textId="27D725DD" w:rsidR="00001350" w:rsidRPr="00FB224F" w:rsidRDefault="00001350" w:rsidP="00FB224F">
            <w:pPr>
              <w:spacing w:line="276" w:lineRule="auto"/>
              <w:rPr>
                <w:rFonts w:cstheme="minorHAnsi"/>
              </w:rPr>
            </w:pPr>
            <w:r w:rsidRPr="00FB224F">
              <w:rPr>
                <w:rFonts w:cstheme="minorHAnsi"/>
              </w:rPr>
              <w:t>status</w:t>
            </w:r>
          </w:p>
        </w:tc>
        <w:tc>
          <w:tcPr>
            <w:tcW w:w="1664" w:type="dxa"/>
          </w:tcPr>
          <w:p w14:paraId="52C00EF9" w14:textId="7911E92B" w:rsidR="00001350" w:rsidRPr="00FB224F" w:rsidRDefault="00001350" w:rsidP="00FB224F">
            <w:pPr>
              <w:spacing w:line="276" w:lineRule="auto"/>
              <w:rPr>
                <w:rFonts w:cstheme="minorHAnsi"/>
              </w:rPr>
            </w:pPr>
            <w:r w:rsidRPr="00FB224F">
              <w:rPr>
                <w:rFonts w:cstheme="minorHAnsi"/>
              </w:rPr>
              <w:t>Status of the member</w:t>
            </w:r>
          </w:p>
        </w:tc>
        <w:tc>
          <w:tcPr>
            <w:tcW w:w="1382" w:type="dxa"/>
          </w:tcPr>
          <w:p w14:paraId="2D0B5AD2" w14:textId="4F532E93" w:rsidR="00001350" w:rsidRPr="00FB224F" w:rsidRDefault="00001350" w:rsidP="00FB224F">
            <w:pPr>
              <w:spacing w:line="276" w:lineRule="auto"/>
              <w:rPr>
                <w:rFonts w:cstheme="minorHAnsi"/>
              </w:rPr>
            </w:pPr>
            <w:proofErr w:type="gramStart"/>
            <w:r w:rsidRPr="00FB224F">
              <w:rPr>
                <w:rFonts w:cstheme="minorHAnsi"/>
              </w:rPr>
              <w:t>Varchar(</w:t>
            </w:r>
            <w:proofErr w:type="gramEnd"/>
            <w:r w:rsidRPr="00FB224F">
              <w:rPr>
                <w:rFonts w:cstheme="minorHAnsi"/>
              </w:rPr>
              <w:t>10)</w:t>
            </w:r>
          </w:p>
        </w:tc>
        <w:tc>
          <w:tcPr>
            <w:tcW w:w="575" w:type="dxa"/>
          </w:tcPr>
          <w:p w14:paraId="27A80780" w14:textId="19379789" w:rsidR="00001350" w:rsidRPr="00FB224F" w:rsidRDefault="00001350" w:rsidP="00FB224F">
            <w:pPr>
              <w:spacing w:line="276" w:lineRule="auto"/>
              <w:rPr>
                <w:rFonts w:cstheme="minorHAnsi"/>
              </w:rPr>
            </w:pPr>
            <w:r w:rsidRPr="00FB224F">
              <w:rPr>
                <w:rFonts w:cstheme="minorHAnsi"/>
              </w:rPr>
              <w:t>N</w:t>
            </w:r>
          </w:p>
        </w:tc>
        <w:tc>
          <w:tcPr>
            <w:tcW w:w="812" w:type="dxa"/>
          </w:tcPr>
          <w:p w14:paraId="743491D6" w14:textId="0F6C4ED8" w:rsidR="00001350" w:rsidRPr="00FB224F" w:rsidRDefault="00001350" w:rsidP="00FB224F">
            <w:pPr>
              <w:spacing w:line="276" w:lineRule="auto"/>
              <w:rPr>
                <w:rFonts w:cstheme="minorHAnsi"/>
              </w:rPr>
            </w:pPr>
            <w:r w:rsidRPr="00FB224F">
              <w:rPr>
                <w:rFonts w:cstheme="minorHAnsi"/>
              </w:rPr>
              <w:t>N</w:t>
            </w:r>
          </w:p>
        </w:tc>
        <w:tc>
          <w:tcPr>
            <w:tcW w:w="913" w:type="dxa"/>
          </w:tcPr>
          <w:p w14:paraId="1FCBC4DE" w14:textId="783C1795" w:rsidR="00001350" w:rsidRPr="00FB224F" w:rsidRDefault="00001350" w:rsidP="00FB224F">
            <w:pPr>
              <w:spacing w:line="276" w:lineRule="auto"/>
              <w:rPr>
                <w:rFonts w:cstheme="minorHAnsi"/>
              </w:rPr>
            </w:pPr>
            <w:r w:rsidRPr="00FB224F">
              <w:rPr>
                <w:rFonts w:cstheme="minorHAnsi"/>
              </w:rPr>
              <w:t>N</w:t>
            </w:r>
          </w:p>
        </w:tc>
        <w:tc>
          <w:tcPr>
            <w:tcW w:w="1215" w:type="dxa"/>
          </w:tcPr>
          <w:p w14:paraId="674C3184" w14:textId="56513377" w:rsidR="00001350" w:rsidRPr="00FB224F" w:rsidRDefault="009700A5" w:rsidP="00FB224F">
            <w:pPr>
              <w:spacing w:line="276" w:lineRule="auto"/>
              <w:rPr>
                <w:rFonts w:cstheme="minorHAnsi"/>
              </w:rPr>
            </w:pPr>
            <w:r w:rsidRPr="00FB224F">
              <w:rPr>
                <w:rFonts w:cstheme="minorHAnsi"/>
              </w:rPr>
              <w:t>“</w:t>
            </w:r>
            <w:r w:rsidR="004A1536" w:rsidRPr="00FB224F">
              <w:rPr>
                <w:rFonts w:cstheme="minorHAnsi"/>
              </w:rPr>
              <w:t>Active</w:t>
            </w:r>
            <w:r w:rsidRPr="00FB224F">
              <w:rPr>
                <w:rFonts w:cstheme="minorHAnsi"/>
              </w:rPr>
              <w:t>”</w:t>
            </w:r>
          </w:p>
        </w:tc>
      </w:tr>
      <w:tr w:rsidR="00001350" w14:paraId="423CAADE" w14:textId="77777777" w:rsidTr="00EE177C">
        <w:tc>
          <w:tcPr>
            <w:tcW w:w="2053" w:type="dxa"/>
            <w:vMerge/>
          </w:tcPr>
          <w:p w14:paraId="3C4A57BA" w14:textId="77777777" w:rsidR="00001350" w:rsidRPr="00FB224F" w:rsidRDefault="00001350" w:rsidP="00FB224F">
            <w:pPr>
              <w:spacing w:line="276" w:lineRule="auto"/>
              <w:rPr>
                <w:rFonts w:cstheme="minorHAnsi"/>
              </w:rPr>
            </w:pPr>
          </w:p>
        </w:tc>
        <w:tc>
          <w:tcPr>
            <w:tcW w:w="2160" w:type="dxa"/>
          </w:tcPr>
          <w:p w14:paraId="0B145E4E" w14:textId="5C56CE57" w:rsidR="00001350" w:rsidRPr="00FB224F" w:rsidRDefault="00001350" w:rsidP="00FB224F">
            <w:pPr>
              <w:spacing w:line="276" w:lineRule="auto"/>
              <w:rPr>
                <w:rFonts w:cstheme="minorHAnsi"/>
              </w:rPr>
            </w:pPr>
            <w:r w:rsidRPr="00FB224F">
              <w:rPr>
                <w:rFonts w:cstheme="minorHAnsi"/>
              </w:rPr>
              <w:t>comments</w:t>
            </w:r>
          </w:p>
        </w:tc>
        <w:tc>
          <w:tcPr>
            <w:tcW w:w="1664" w:type="dxa"/>
          </w:tcPr>
          <w:p w14:paraId="277280BF" w14:textId="7D85202A" w:rsidR="00001350" w:rsidRPr="00FB224F" w:rsidRDefault="00001350" w:rsidP="00FB224F">
            <w:pPr>
              <w:spacing w:line="276" w:lineRule="auto"/>
              <w:rPr>
                <w:rFonts w:cstheme="minorHAnsi"/>
              </w:rPr>
            </w:pPr>
            <w:r w:rsidRPr="00FB224F">
              <w:rPr>
                <w:rFonts w:cstheme="minorHAnsi"/>
              </w:rPr>
              <w:t>Additional comments for the member</w:t>
            </w:r>
          </w:p>
        </w:tc>
        <w:tc>
          <w:tcPr>
            <w:tcW w:w="1382" w:type="dxa"/>
          </w:tcPr>
          <w:p w14:paraId="6EC1F1E1" w14:textId="4B125444" w:rsidR="00001350" w:rsidRPr="00FB224F" w:rsidRDefault="00001350" w:rsidP="00FB224F">
            <w:pPr>
              <w:spacing w:line="276" w:lineRule="auto"/>
              <w:rPr>
                <w:rFonts w:cstheme="minorHAnsi"/>
              </w:rPr>
            </w:pPr>
            <w:proofErr w:type="gramStart"/>
            <w:r w:rsidRPr="00FB224F">
              <w:rPr>
                <w:rFonts w:cstheme="minorHAnsi"/>
              </w:rPr>
              <w:t>Varchar(</w:t>
            </w:r>
            <w:proofErr w:type="gramEnd"/>
            <w:r w:rsidRPr="00FB224F">
              <w:rPr>
                <w:rFonts w:cstheme="minorHAnsi"/>
              </w:rPr>
              <w:t>150)</w:t>
            </w:r>
          </w:p>
        </w:tc>
        <w:tc>
          <w:tcPr>
            <w:tcW w:w="575" w:type="dxa"/>
          </w:tcPr>
          <w:p w14:paraId="2169446B" w14:textId="04BD2CA7" w:rsidR="00001350" w:rsidRPr="00FB224F" w:rsidRDefault="00001350" w:rsidP="00FB224F">
            <w:pPr>
              <w:spacing w:line="276" w:lineRule="auto"/>
              <w:rPr>
                <w:rFonts w:cstheme="minorHAnsi"/>
              </w:rPr>
            </w:pPr>
            <w:r w:rsidRPr="00FB224F">
              <w:rPr>
                <w:rFonts w:cstheme="minorHAnsi"/>
              </w:rPr>
              <w:t>Y</w:t>
            </w:r>
          </w:p>
        </w:tc>
        <w:tc>
          <w:tcPr>
            <w:tcW w:w="812" w:type="dxa"/>
          </w:tcPr>
          <w:p w14:paraId="5E728420" w14:textId="49196DA4" w:rsidR="00001350" w:rsidRPr="00FB224F" w:rsidRDefault="00001350" w:rsidP="00FB224F">
            <w:pPr>
              <w:spacing w:line="276" w:lineRule="auto"/>
              <w:rPr>
                <w:rFonts w:cstheme="minorHAnsi"/>
              </w:rPr>
            </w:pPr>
            <w:r w:rsidRPr="00FB224F">
              <w:rPr>
                <w:rFonts w:cstheme="minorHAnsi"/>
              </w:rPr>
              <w:t>N</w:t>
            </w:r>
          </w:p>
        </w:tc>
        <w:tc>
          <w:tcPr>
            <w:tcW w:w="913" w:type="dxa"/>
          </w:tcPr>
          <w:p w14:paraId="6A43B5DC" w14:textId="3461AE5C" w:rsidR="00001350" w:rsidRPr="00FB224F" w:rsidRDefault="00001350" w:rsidP="00FB224F">
            <w:pPr>
              <w:spacing w:line="276" w:lineRule="auto"/>
              <w:rPr>
                <w:rFonts w:cstheme="minorHAnsi"/>
              </w:rPr>
            </w:pPr>
            <w:r w:rsidRPr="00FB224F">
              <w:rPr>
                <w:rFonts w:cstheme="minorHAnsi"/>
              </w:rPr>
              <w:t>N</w:t>
            </w:r>
          </w:p>
        </w:tc>
        <w:tc>
          <w:tcPr>
            <w:tcW w:w="1215" w:type="dxa"/>
          </w:tcPr>
          <w:p w14:paraId="42A4AAE3" w14:textId="77777777" w:rsidR="00001350" w:rsidRPr="00FB224F" w:rsidRDefault="00001350" w:rsidP="00FB224F">
            <w:pPr>
              <w:spacing w:line="276" w:lineRule="auto"/>
              <w:rPr>
                <w:rFonts w:cstheme="minorHAnsi"/>
              </w:rPr>
            </w:pPr>
          </w:p>
        </w:tc>
      </w:tr>
      <w:tr w:rsidR="00B860F7" w14:paraId="539A444E" w14:textId="77777777" w:rsidTr="00EE177C">
        <w:tc>
          <w:tcPr>
            <w:tcW w:w="2053" w:type="dxa"/>
            <w:vMerge w:val="restart"/>
          </w:tcPr>
          <w:p w14:paraId="0719C4BB" w14:textId="4323E349" w:rsidR="00B860F7" w:rsidRPr="00FB224F" w:rsidRDefault="00B860F7" w:rsidP="00FB224F">
            <w:pPr>
              <w:spacing w:line="276" w:lineRule="auto"/>
              <w:rPr>
                <w:rFonts w:cstheme="minorHAnsi"/>
              </w:rPr>
            </w:pPr>
          </w:p>
        </w:tc>
        <w:tc>
          <w:tcPr>
            <w:tcW w:w="2160" w:type="dxa"/>
          </w:tcPr>
          <w:p w14:paraId="029CFB0D" w14:textId="0E19DC46" w:rsidR="00B860F7" w:rsidRPr="00FB224F" w:rsidRDefault="00B860F7" w:rsidP="00FB224F">
            <w:pPr>
              <w:spacing w:line="276" w:lineRule="auto"/>
              <w:rPr>
                <w:rFonts w:cstheme="minorHAnsi"/>
              </w:rPr>
            </w:pPr>
            <w:r w:rsidRPr="00FB224F">
              <w:rPr>
                <w:rFonts w:cstheme="minorHAnsi"/>
              </w:rPr>
              <w:t>loanID</w:t>
            </w:r>
          </w:p>
        </w:tc>
        <w:tc>
          <w:tcPr>
            <w:tcW w:w="1664" w:type="dxa"/>
          </w:tcPr>
          <w:p w14:paraId="5B57CF47" w14:textId="3B9A563A" w:rsidR="00B860F7" w:rsidRPr="00FB224F" w:rsidRDefault="00B860F7" w:rsidP="00FB224F">
            <w:pPr>
              <w:spacing w:line="276" w:lineRule="auto"/>
              <w:rPr>
                <w:rFonts w:cstheme="minorHAnsi"/>
              </w:rPr>
            </w:pPr>
            <w:r w:rsidRPr="00FB224F">
              <w:rPr>
                <w:rFonts w:cstheme="minorHAnsi"/>
              </w:rPr>
              <w:t>Identification code of a loan</w:t>
            </w:r>
          </w:p>
        </w:tc>
        <w:tc>
          <w:tcPr>
            <w:tcW w:w="1382" w:type="dxa"/>
          </w:tcPr>
          <w:p w14:paraId="52B7C16B" w14:textId="396D7219" w:rsidR="00B860F7" w:rsidRPr="00FB224F" w:rsidRDefault="00287A92" w:rsidP="00FB224F">
            <w:pPr>
              <w:spacing w:line="276" w:lineRule="auto"/>
              <w:rPr>
                <w:rFonts w:cstheme="minorHAnsi"/>
              </w:rPr>
            </w:pPr>
            <w:r w:rsidRPr="00FB224F">
              <w:rPr>
                <w:rFonts w:cstheme="minorHAnsi"/>
              </w:rPr>
              <w:t>Varchar</w:t>
            </w:r>
            <w:r w:rsidR="00A5717B">
              <w:rPr>
                <w:rFonts w:cstheme="minorHAnsi"/>
              </w:rPr>
              <w:t xml:space="preserve"> </w:t>
            </w:r>
            <w:r w:rsidRPr="00FB224F">
              <w:rPr>
                <w:rFonts w:cstheme="minorHAnsi"/>
              </w:rPr>
              <w:t>(10)</w:t>
            </w:r>
          </w:p>
        </w:tc>
        <w:tc>
          <w:tcPr>
            <w:tcW w:w="575" w:type="dxa"/>
          </w:tcPr>
          <w:p w14:paraId="6E84028E" w14:textId="443EECE8" w:rsidR="00B860F7" w:rsidRPr="00FB224F" w:rsidRDefault="00B860F7" w:rsidP="00FB224F">
            <w:pPr>
              <w:spacing w:line="276" w:lineRule="auto"/>
              <w:rPr>
                <w:rFonts w:cstheme="minorHAnsi"/>
              </w:rPr>
            </w:pPr>
            <w:r w:rsidRPr="00FB224F">
              <w:rPr>
                <w:rFonts w:cstheme="minorHAnsi"/>
              </w:rPr>
              <w:t>N</w:t>
            </w:r>
          </w:p>
        </w:tc>
        <w:tc>
          <w:tcPr>
            <w:tcW w:w="812" w:type="dxa"/>
          </w:tcPr>
          <w:p w14:paraId="5962F5E0" w14:textId="6F8FF6C1" w:rsidR="00B860F7" w:rsidRPr="00FB224F" w:rsidRDefault="00B860F7" w:rsidP="00FB224F">
            <w:pPr>
              <w:spacing w:line="276" w:lineRule="auto"/>
              <w:rPr>
                <w:rFonts w:cstheme="minorHAnsi"/>
              </w:rPr>
            </w:pPr>
            <w:r w:rsidRPr="00FB224F">
              <w:rPr>
                <w:rFonts w:cstheme="minorHAnsi"/>
              </w:rPr>
              <w:t>N</w:t>
            </w:r>
          </w:p>
        </w:tc>
        <w:tc>
          <w:tcPr>
            <w:tcW w:w="913" w:type="dxa"/>
          </w:tcPr>
          <w:p w14:paraId="447F689E" w14:textId="00FA4394" w:rsidR="00B860F7" w:rsidRPr="00FB224F" w:rsidRDefault="00B860F7" w:rsidP="00FB224F">
            <w:pPr>
              <w:spacing w:line="276" w:lineRule="auto"/>
              <w:rPr>
                <w:rFonts w:cstheme="minorHAnsi"/>
              </w:rPr>
            </w:pPr>
            <w:r w:rsidRPr="00FB224F">
              <w:rPr>
                <w:rFonts w:cstheme="minorHAnsi"/>
              </w:rPr>
              <w:t>N</w:t>
            </w:r>
          </w:p>
        </w:tc>
        <w:tc>
          <w:tcPr>
            <w:tcW w:w="1215" w:type="dxa"/>
          </w:tcPr>
          <w:p w14:paraId="66DD51DC" w14:textId="77777777" w:rsidR="00B860F7" w:rsidRPr="00FB224F" w:rsidRDefault="00B860F7" w:rsidP="00FB224F">
            <w:pPr>
              <w:spacing w:line="276" w:lineRule="auto"/>
              <w:rPr>
                <w:rFonts w:cstheme="minorHAnsi"/>
              </w:rPr>
            </w:pPr>
          </w:p>
        </w:tc>
      </w:tr>
      <w:tr w:rsidR="00B860F7" w14:paraId="2C316DAD" w14:textId="77777777" w:rsidTr="00EE177C">
        <w:tc>
          <w:tcPr>
            <w:tcW w:w="2053" w:type="dxa"/>
            <w:vMerge/>
          </w:tcPr>
          <w:p w14:paraId="175598C8" w14:textId="77777777" w:rsidR="00B860F7" w:rsidRPr="00FB224F" w:rsidRDefault="00B860F7" w:rsidP="00FB224F">
            <w:pPr>
              <w:spacing w:line="276" w:lineRule="auto"/>
              <w:rPr>
                <w:rFonts w:cstheme="minorHAnsi"/>
              </w:rPr>
            </w:pPr>
          </w:p>
        </w:tc>
        <w:tc>
          <w:tcPr>
            <w:tcW w:w="2160" w:type="dxa"/>
          </w:tcPr>
          <w:p w14:paraId="49D2DF30" w14:textId="38B13FCE" w:rsidR="00B860F7" w:rsidRPr="00FB224F" w:rsidRDefault="00B860F7" w:rsidP="00FB224F">
            <w:pPr>
              <w:spacing w:line="276" w:lineRule="auto"/>
              <w:rPr>
                <w:rFonts w:cstheme="minorHAnsi"/>
              </w:rPr>
            </w:pPr>
            <w:r w:rsidRPr="00FB224F">
              <w:rPr>
                <w:rFonts w:cstheme="minorHAnsi"/>
              </w:rPr>
              <w:t>dateTimeBorrowed</w:t>
            </w:r>
          </w:p>
        </w:tc>
        <w:tc>
          <w:tcPr>
            <w:tcW w:w="1664" w:type="dxa"/>
          </w:tcPr>
          <w:p w14:paraId="39C9068F" w14:textId="5F5AE6D4" w:rsidR="00B860F7" w:rsidRPr="00FB224F" w:rsidRDefault="00B860F7" w:rsidP="00FB224F">
            <w:pPr>
              <w:spacing w:line="276" w:lineRule="auto"/>
              <w:rPr>
                <w:rFonts w:cstheme="minorHAnsi"/>
              </w:rPr>
            </w:pPr>
            <w:r w:rsidRPr="00FB224F">
              <w:rPr>
                <w:rFonts w:cstheme="minorHAnsi"/>
              </w:rPr>
              <w:t>Date and time the resource was borrowed</w:t>
            </w:r>
          </w:p>
        </w:tc>
        <w:tc>
          <w:tcPr>
            <w:tcW w:w="1382" w:type="dxa"/>
          </w:tcPr>
          <w:p w14:paraId="700D78C8" w14:textId="33F0166A" w:rsidR="00B860F7" w:rsidRPr="00FB224F" w:rsidRDefault="00E50D15" w:rsidP="00FB224F">
            <w:pPr>
              <w:spacing w:line="276" w:lineRule="auto"/>
              <w:rPr>
                <w:rFonts w:cstheme="minorHAnsi"/>
              </w:rPr>
            </w:pPr>
            <w:r>
              <w:rPr>
                <w:rFonts w:cstheme="minorHAnsi"/>
              </w:rPr>
              <w:t>Timestamp</w:t>
            </w:r>
          </w:p>
        </w:tc>
        <w:tc>
          <w:tcPr>
            <w:tcW w:w="575" w:type="dxa"/>
          </w:tcPr>
          <w:p w14:paraId="4FDF92E2" w14:textId="782DB577" w:rsidR="00B860F7" w:rsidRPr="00FB224F" w:rsidRDefault="00B860F7" w:rsidP="00FB224F">
            <w:pPr>
              <w:spacing w:line="276" w:lineRule="auto"/>
              <w:rPr>
                <w:rFonts w:cstheme="minorHAnsi"/>
              </w:rPr>
            </w:pPr>
            <w:r w:rsidRPr="00FB224F">
              <w:rPr>
                <w:rFonts w:cstheme="minorHAnsi"/>
              </w:rPr>
              <w:t>N</w:t>
            </w:r>
          </w:p>
        </w:tc>
        <w:tc>
          <w:tcPr>
            <w:tcW w:w="812" w:type="dxa"/>
          </w:tcPr>
          <w:p w14:paraId="4F12B640" w14:textId="1A6FB220" w:rsidR="00B860F7" w:rsidRPr="00FB224F" w:rsidRDefault="00B860F7" w:rsidP="00FB224F">
            <w:pPr>
              <w:spacing w:line="276" w:lineRule="auto"/>
              <w:rPr>
                <w:rFonts w:cstheme="minorHAnsi"/>
              </w:rPr>
            </w:pPr>
            <w:r w:rsidRPr="00FB224F">
              <w:rPr>
                <w:rFonts w:cstheme="minorHAnsi"/>
              </w:rPr>
              <w:t>N</w:t>
            </w:r>
          </w:p>
        </w:tc>
        <w:tc>
          <w:tcPr>
            <w:tcW w:w="913" w:type="dxa"/>
          </w:tcPr>
          <w:p w14:paraId="1BE6A066" w14:textId="4A112C66" w:rsidR="00B860F7" w:rsidRPr="00FB224F" w:rsidRDefault="00B860F7" w:rsidP="00FB224F">
            <w:pPr>
              <w:spacing w:line="276" w:lineRule="auto"/>
              <w:rPr>
                <w:rFonts w:cstheme="minorHAnsi"/>
              </w:rPr>
            </w:pPr>
            <w:r w:rsidRPr="00FB224F">
              <w:rPr>
                <w:rFonts w:cstheme="minorHAnsi"/>
              </w:rPr>
              <w:t>N</w:t>
            </w:r>
          </w:p>
        </w:tc>
        <w:tc>
          <w:tcPr>
            <w:tcW w:w="1215" w:type="dxa"/>
          </w:tcPr>
          <w:p w14:paraId="79A43926" w14:textId="77777777" w:rsidR="00B860F7" w:rsidRPr="00FB224F" w:rsidRDefault="00B860F7" w:rsidP="00FB224F">
            <w:pPr>
              <w:spacing w:line="276" w:lineRule="auto"/>
              <w:rPr>
                <w:rFonts w:cstheme="minorHAnsi"/>
              </w:rPr>
            </w:pPr>
          </w:p>
        </w:tc>
      </w:tr>
      <w:tr w:rsidR="00B860F7" w14:paraId="75319936" w14:textId="77777777" w:rsidTr="00EE177C">
        <w:tc>
          <w:tcPr>
            <w:tcW w:w="2053" w:type="dxa"/>
            <w:vMerge/>
          </w:tcPr>
          <w:p w14:paraId="55A56989" w14:textId="77777777" w:rsidR="00B860F7" w:rsidRPr="00FB224F" w:rsidRDefault="00B860F7" w:rsidP="00FB224F">
            <w:pPr>
              <w:spacing w:line="276" w:lineRule="auto"/>
              <w:rPr>
                <w:rFonts w:cstheme="minorHAnsi"/>
              </w:rPr>
            </w:pPr>
          </w:p>
        </w:tc>
        <w:tc>
          <w:tcPr>
            <w:tcW w:w="2160" w:type="dxa"/>
          </w:tcPr>
          <w:p w14:paraId="45CE8470" w14:textId="48AB0C6B" w:rsidR="00B860F7" w:rsidRPr="00FB224F" w:rsidRDefault="00B860F7" w:rsidP="00FB224F">
            <w:pPr>
              <w:spacing w:line="276" w:lineRule="auto"/>
              <w:rPr>
                <w:rFonts w:cstheme="minorHAnsi"/>
              </w:rPr>
            </w:pPr>
            <w:r w:rsidRPr="00FB224F">
              <w:rPr>
                <w:rFonts w:cstheme="minorHAnsi"/>
              </w:rPr>
              <w:t>dateTimeReturned</w:t>
            </w:r>
          </w:p>
        </w:tc>
        <w:tc>
          <w:tcPr>
            <w:tcW w:w="1664" w:type="dxa"/>
          </w:tcPr>
          <w:p w14:paraId="1EBB8419" w14:textId="525EC68D" w:rsidR="00B860F7" w:rsidRPr="00FB224F" w:rsidRDefault="00B860F7" w:rsidP="00FB224F">
            <w:pPr>
              <w:spacing w:line="276" w:lineRule="auto"/>
              <w:rPr>
                <w:rFonts w:cstheme="minorHAnsi"/>
              </w:rPr>
            </w:pPr>
            <w:r w:rsidRPr="00FB224F">
              <w:rPr>
                <w:rFonts w:cstheme="minorHAnsi"/>
              </w:rPr>
              <w:t>Date and time the resource was returned</w:t>
            </w:r>
          </w:p>
        </w:tc>
        <w:tc>
          <w:tcPr>
            <w:tcW w:w="1382" w:type="dxa"/>
          </w:tcPr>
          <w:p w14:paraId="1AC76A88" w14:textId="367273C8" w:rsidR="00B860F7" w:rsidRPr="00FB224F" w:rsidRDefault="00E50D15" w:rsidP="00FB224F">
            <w:pPr>
              <w:spacing w:line="276" w:lineRule="auto"/>
              <w:rPr>
                <w:rFonts w:cstheme="minorHAnsi"/>
              </w:rPr>
            </w:pPr>
            <w:r>
              <w:rPr>
                <w:rFonts w:cstheme="minorHAnsi"/>
              </w:rPr>
              <w:t>Timestamp</w:t>
            </w:r>
          </w:p>
        </w:tc>
        <w:tc>
          <w:tcPr>
            <w:tcW w:w="575" w:type="dxa"/>
          </w:tcPr>
          <w:p w14:paraId="6F4EA6C4" w14:textId="0C97990F" w:rsidR="00B860F7" w:rsidRPr="00FB224F" w:rsidRDefault="00B860F7" w:rsidP="00FB224F">
            <w:pPr>
              <w:spacing w:line="276" w:lineRule="auto"/>
              <w:rPr>
                <w:rFonts w:cstheme="minorHAnsi"/>
              </w:rPr>
            </w:pPr>
            <w:r w:rsidRPr="00FB224F">
              <w:rPr>
                <w:rFonts w:cstheme="minorHAnsi"/>
              </w:rPr>
              <w:t>N</w:t>
            </w:r>
          </w:p>
        </w:tc>
        <w:tc>
          <w:tcPr>
            <w:tcW w:w="812" w:type="dxa"/>
          </w:tcPr>
          <w:p w14:paraId="3760925B" w14:textId="0FE1166E" w:rsidR="00B860F7" w:rsidRPr="00FB224F" w:rsidRDefault="00B860F7" w:rsidP="00FB224F">
            <w:pPr>
              <w:spacing w:line="276" w:lineRule="auto"/>
              <w:rPr>
                <w:rFonts w:cstheme="minorHAnsi"/>
              </w:rPr>
            </w:pPr>
            <w:r w:rsidRPr="00FB224F">
              <w:rPr>
                <w:rFonts w:cstheme="minorHAnsi"/>
              </w:rPr>
              <w:t>N</w:t>
            </w:r>
          </w:p>
        </w:tc>
        <w:tc>
          <w:tcPr>
            <w:tcW w:w="913" w:type="dxa"/>
          </w:tcPr>
          <w:p w14:paraId="0EDB8F4B" w14:textId="4926377A" w:rsidR="00B860F7" w:rsidRPr="00FB224F" w:rsidRDefault="00B860F7" w:rsidP="00FB224F">
            <w:pPr>
              <w:spacing w:line="276" w:lineRule="auto"/>
              <w:rPr>
                <w:rFonts w:cstheme="minorHAnsi"/>
              </w:rPr>
            </w:pPr>
            <w:r w:rsidRPr="00FB224F">
              <w:rPr>
                <w:rFonts w:cstheme="minorHAnsi"/>
              </w:rPr>
              <w:t>N</w:t>
            </w:r>
          </w:p>
        </w:tc>
        <w:tc>
          <w:tcPr>
            <w:tcW w:w="1215" w:type="dxa"/>
          </w:tcPr>
          <w:p w14:paraId="1814E8BF" w14:textId="77777777" w:rsidR="00B860F7" w:rsidRPr="00FB224F" w:rsidRDefault="00B860F7" w:rsidP="00FB224F">
            <w:pPr>
              <w:spacing w:line="276" w:lineRule="auto"/>
              <w:rPr>
                <w:rFonts w:cstheme="minorHAnsi"/>
              </w:rPr>
            </w:pPr>
          </w:p>
        </w:tc>
      </w:tr>
      <w:tr w:rsidR="00B860F7" w14:paraId="16382E1C" w14:textId="77777777" w:rsidTr="00EE177C">
        <w:tc>
          <w:tcPr>
            <w:tcW w:w="2053" w:type="dxa"/>
            <w:vMerge/>
          </w:tcPr>
          <w:p w14:paraId="5EC98911" w14:textId="77777777" w:rsidR="00B860F7" w:rsidRPr="00FB224F" w:rsidRDefault="00B860F7" w:rsidP="00FB224F">
            <w:pPr>
              <w:spacing w:line="276" w:lineRule="auto"/>
              <w:rPr>
                <w:rFonts w:cstheme="minorHAnsi"/>
              </w:rPr>
            </w:pPr>
          </w:p>
        </w:tc>
        <w:tc>
          <w:tcPr>
            <w:tcW w:w="2160" w:type="dxa"/>
          </w:tcPr>
          <w:p w14:paraId="749C3354" w14:textId="1FBAE36F" w:rsidR="00B860F7" w:rsidRPr="00FB224F" w:rsidRDefault="00B860F7" w:rsidP="00FB224F">
            <w:pPr>
              <w:spacing w:line="276" w:lineRule="auto"/>
              <w:rPr>
                <w:rFonts w:cstheme="minorHAnsi"/>
              </w:rPr>
            </w:pPr>
            <w:r w:rsidRPr="00FB224F">
              <w:rPr>
                <w:rFonts w:cstheme="minorHAnsi"/>
              </w:rPr>
              <w:t>dateTimeDue</w:t>
            </w:r>
          </w:p>
        </w:tc>
        <w:tc>
          <w:tcPr>
            <w:tcW w:w="1664" w:type="dxa"/>
          </w:tcPr>
          <w:p w14:paraId="276A1BC6" w14:textId="52E01B0D" w:rsidR="00B860F7" w:rsidRPr="00FB224F" w:rsidRDefault="00B860F7" w:rsidP="00FB224F">
            <w:pPr>
              <w:spacing w:line="276" w:lineRule="auto"/>
              <w:rPr>
                <w:rFonts w:cstheme="minorHAnsi"/>
              </w:rPr>
            </w:pPr>
            <w:r w:rsidRPr="00FB224F">
              <w:rPr>
                <w:rFonts w:cstheme="minorHAnsi"/>
              </w:rPr>
              <w:t>Date and time the resource is due</w:t>
            </w:r>
          </w:p>
        </w:tc>
        <w:tc>
          <w:tcPr>
            <w:tcW w:w="1382" w:type="dxa"/>
          </w:tcPr>
          <w:p w14:paraId="2CB830F4" w14:textId="6637BB3E" w:rsidR="00B860F7" w:rsidRPr="00FB224F" w:rsidRDefault="00E50D15" w:rsidP="00FB224F">
            <w:pPr>
              <w:spacing w:line="276" w:lineRule="auto"/>
              <w:rPr>
                <w:rFonts w:cstheme="minorHAnsi"/>
              </w:rPr>
            </w:pPr>
            <w:r>
              <w:rPr>
                <w:rFonts w:cstheme="minorHAnsi"/>
              </w:rPr>
              <w:t>Timestamp</w:t>
            </w:r>
          </w:p>
        </w:tc>
        <w:tc>
          <w:tcPr>
            <w:tcW w:w="575" w:type="dxa"/>
          </w:tcPr>
          <w:p w14:paraId="313AD90F" w14:textId="2ED79903" w:rsidR="00B860F7" w:rsidRPr="00FB224F" w:rsidRDefault="00B860F7" w:rsidP="00FB224F">
            <w:pPr>
              <w:spacing w:line="276" w:lineRule="auto"/>
              <w:rPr>
                <w:rFonts w:cstheme="minorHAnsi"/>
              </w:rPr>
            </w:pPr>
            <w:r w:rsidRPr="00FB224F">
              <w:rPr>
                <w:rFonts w:cstheme="minorHAnsi"/>
              </w:rPr>
              <w:t>N</w:t>
            </w:r>
          </w:p>
        </w:tc>
        <w:tc>
          <w:tcPr>
            <w:tcW w:w="812" w:type="dxa"/>
          </w:tcPr>
          <w:p w14:paraId="39A5D4D0" w14:textId="5A2B2207" w:rsidR="00B860F7" w:rsidRPr="00FB224F" w:rsidRDefault="00B860F7" w:rsidP="00FB224F">
            <w:pPr>
              <w:spacing w:line="276" w:lineRule="auto"/>
              <w:rPr>
                <w:rFonts w:cstheme="minorHAnsi"/>
              </w:rPr>
            </w:pPr>
            <w:r w:rsidRPr="00FB224F">
              <w:rPr>
                <w:rFonts w:cstheme="minorHAnsi"/>
              </w:rPr>
              <w:t>N</w:t>
            </w:r>
          </w:p>
        </w:tc>
        <w:tc>
          <w:tcPr>
            <w:tcW w:w="913" w:type="dxa"/>
          </w:tcPr>
          <w:p w14:paraId="29E20A87" w14:textId="43C55729" w:rsidR="00B860F7" w:rsidRPr="00FB224F" w:rsidRDefault="00B860F7" w:rsidP="00FB224F">
            <w:pPr>
              <w:spacing w:line="276" w:lineRule="auto"/>
              <w:rPr>
                <w:rFonts w:cstheme="minorHAnsi"/>
              </w:rPr>
            </w:pPr>
            <w:r w:rsidRPr="00FB224F">
              <w:rPr>
                <w:rFonts w:cstheme="minorHAnsi"/>
              </w:rPr>
              <w:t>N</w:t>
            </w:r>
          </w:p>
        </w:tc>
        <w:tc>
          <w:tcPr>
            <w:tcW w:w="1215" w:type="dxa"/>
          </w:tcPr>
          <w:p w14:paraId="5FBAA426" w14:textId="77777777" w:rsidR="00B860F7" w:rsidRPr="00FB224F" w:rsidRDefault="00B860F7" w:rsidP="00FB224F">
            <w:pPr>
              <w:spacing w:line="276" w:lineRule="auto"/>
              <w:rPr>
                <w:rFonts w:cstheme="minorHAnsi"/>
              </w:rPr>
            </w:pPr>
          </w:p>
        </w:tc>
      </w:tr>
      <w:tr w:rsidR="00B860F7" w14:paraId="655226AD" w14:textId="77777777" w:rsidTr="00EE177C">
        <w:tc>
          <w:tcPr>
            <w:tcW w:w="2053" w:type="dxa"/>
            <w:vMerge w:val="restart"/>
          </w:tcPr>
          <w:p w14:paraId="587B33D3" w14:textId="75B5C426" w:rsidR="00B860F7" w:rsidRPr="00FB224F" w:rsidRDefault="00B860F7" w:rsidP="00FB224F">
            <w:pPr>
              <w:spacing w:line="276" w:lineRule="auto"/>
              <w:rPr>
                <w:rFonts w:cstheme="minorHAnsi"/>
              </w:rPr>
            </w:pPr>
            <w:r w:rsidRPr="00FB224F">
              <w:rPr>
                <w:rFonts w:cstheme="minorHAnsi"/>
              </w:rPr>
              <w:t>Moveable</w:t>
            </w:r>
          </w:p>
        </w:tc>
        <w:tc>
          <w:tcPr>
            <w:tcW w:w="2160" w:type="dxa"/>
          </w:tcPr>
          <w:p w14:paraId="097FFC6C" w14:textId="00630875" w:rsidR="00B860F7" w:rsidRPr="00FB224F" w:rsidRDefault="00B860F7" w:rsidP="00FB224F">
            <w:pPr>
              <w:spacing w:line="276" w:lineRule="auto"/>
              <w:rPr>
                <w:rFonts w:cstheme="minorHAnsi"/>
              </w:rPr>
            </w:pPr>
            <w:r w:rsidRPr="00FB224F">
              <w:rPr>
                <w:rFonts w:cstheme="minorHAnsi"/>
              </w:rPr>
              <w:t>name</w:t>
            </w:r>
          </w:p>
        </w:tc>
        <w:tc>
          <w:tcPr>
            <w:tcW w:w="1664" w:type="dxa"/>
          </w:tcPr>
          <w:p w14:paraId="0E037BC0" w14:textId="77EEC4B7" w:rsidR="00B860F7" w:rsidRPr="00FB224F" w:rsidRDefault="00B860F7" w:rsidP="00FB224F">
            <w:pPr>
              <w:spacing w:line="276" w:lineRule="auto"/>
              <w:rPr>
                <w:rFonts w:cstheme="minorHAnsi"/>
              </w:rPr>
            </w:pPr>
            <w:r w:rsidRPr="00FB224F">
              <w:rPr>
                <w:rFonts w:cstheme="minorHAnsi"/>
              </w:rPr>
              <w:t>Name of the resource</w:t>
            </w:r>
          </w:p>
        </w:tc>
        <w:tc>
          <w:tcPr>
            <w:tcW w:w="1382" w:type="dxa"/>
          </w:tcPr>
          <w:p w14:paraId="36AF374A" w14:textId="605509FF" w:rsidR="00B860F7" w:rsidRPr="00FB224F" w:rsidRDefault="00E50D15" w:rsidP="00FB224F">
            <w:pPr>
              <w:spacing w:line="276" w:lineRule="auto"/>
              <w:rPr>
                <w:rFonts w:cstheme="minorHAnsi"/>
              </w:rPr>
            </w:pPr>
            <w:r>
              <w:rPr>
                <w:rFonts w:cstheme="minorHAnsi"/>
              </w:rPr>
              <w:t>Varchar</w:t>
            </w:r>
            <w:r w:rsidR="00A5717B">
              <w:rPr>
                <w:rFonts w:cstheme="minorHAnsi"/>
              </w:rPr>
              <w:t xml:space="preserve"> </w:t>
            </w:r>
            <w:r>
              <w:rPr>
                <w:rFonts w:cstheme="minorHAnsi"/>
              </w:rPr>
              <w:t>(20)</w:t>
            </w:r>
          </w:p>
        </w:tc>
        <w:tc>
          <w:tcPr>
            <w:tcW w:w="575" w:type="dxa"/>
          </w:tcPr>
          <w:p w14:paraId="7AE8D0BF" w14:textId="2015C349" w:rsidR="00B860F7" w:rsidRPr="00FB224F" w:rsidRDefault="00B860F7" w:rsidP="00FB224F">
            <w:pPr>
              <w:spacing w:line="276" w:lineRule="auto"/>
              <w:rPr>
                <w:rFonts w:cstheme="minorHAnsi"/>
              </w:rPr>
            </w:pPr>
            <w:r w:rsidRPr="00FB224F">
              <w:rPr>
                <w:rFonts w:cstheme="minorHAnsi"/>
              </w:rPr>
              <w:t>N</w:t>
            </w:r>
          </w:p>
        </w:tc>
        <w:tc>
          <w:tcPr>
            <w:tcW w:w="812" w:type="dxa"/>
          </w:tcPr>
          <w:p w14:paraId="509D186F" w14:textId="04AD99F6" w:rsidR="00B860F7" w:rsidRPr="00FB224F" w:rsidRDefault="00B860F7" w:rsidP="00FB224F">
            <w:pPr>
              <w:spacing w:line="276" w:lineRule="auto"/>
              <w:rPr>
                <w:rFonts w:cstheme="minorHAnsi"/>
              </w:rPr>
            </w:pPr>
            <w:r w:rsidRPr="00FB224F">
              <w:rPr>
                <w:rFonts w:cstheme="minorHAnsi"/>
              </w:rPr>
              <w:t>N</w:t>
            </w:r>
          </w:p>
        </w:tc>
        <w:tc>
          <w:tcPr>
            <w:tcW w:w="913" w:type="dxa"/>
          </w:tcPr>
          <w:p w14:paraId="35BF4DA4" w14:textId="12F83295" w:rsidR="00B860F7" w:rsidRPr="00FB224F" w:rsidRDefault="00B860F7" w:rsidP="00FB224F">
            <w:pPr>
              <w:spacing w:line="276" w:lineRule="auto"/>
              <w:rPr>
                <w:rFonts w:cstheme="minorHAnsi"/>
              </w:rPr>
            </w:pPr>
            <w:r w:rsidRPr="00FB224F">
              <w:rPr>
                <w:rFonts w:cstheme="minorHAnsi"/>
              </w:rPr>
              <w:t>N</w:t>
            </w:r>
          </w:p>
        </w:tc>
        <w:tc>
          <w:tcPr>
            <w:tcW w:w="1215" w:type="dxa"/>
          </w:tcPr>
          <w:p w14:paraId="071254F6" w14:textId="77777777" w:rsidR="00B860F7" w:rsidRPr="00FB224F" w:rsidRDefault="00B860F7" w:rsidP="00FB224F">
            <w:pPr>
              <w:spacing w:line="276" w:lineRule="auto"/>
              <w:rPr>
                <w:rFonts w:cstheme="minorHAnsi"/>
              </w:rPr>
            </w:pPr>
          </w:p>
        </w:tc>
      </w:tr>
      <w:tr w:rsidR="00B860F7" w14:paraId="2AE8B2B1" w14:textId="77777777" w:rsidTr="00EE177C">
        <w:tc>
          <w:tcPr>
            <w:tcW w:w="2053" w:type="dxa"/>
            <w:vMerge/>
          </w:tcPr>
          <w:p w14:paraId="4FC70EED" w14:textId="77777777" w:rsidR="00B860F7" w:rsidRPr="00FB224F" w:rsidRDefault="00B860F7" w:rsidP="00FB224F">
            <w:pPr>
              <w:spacing w:line="276" w:lineRule="auto"/>
              <w:rPr>
                <w:rFonts w:cstheme="minorHAnsi"/>
              </w:rPr>
            </w:pPr>
          </w:p>
        </w:tc>
        <w:tc>
          <w:tcPr>
            <w:tcW w:w="2160" w:type="dxa"/>
          </w:tcPr>
          <w:p w14:paraId="22948D1D" w14:textId="3249F1EF" w:rsidR="00B860F7" w:rsidRPr="00FB224F" w:rsidRDefault="00B860F7" w:rsidP="00FB224F">
            <w:pPr>
              <w:spacing w:line="276" w:lineRule="auto"/>
              <w:rPr>
                <w:rFonts w:cstheme="minorHAnsi"/>
              </w:rPr>
            </w:pPr>
            <w:r w:rsidRPr="00FB224F">
              <w:rPr>
                <w:rFonts w:cstheme="minorHAnsi"/>
              </w:rPr>
              <w:t>manufacturer</w:t>
            </w:r>
          </w:p>
        </w:tc>
        <w:tc>
          <w:tcPr>
            <w:tcW w:w="1664" w:type="dxa"/>
          </w:tcPr>
          <w:p w14:paraId="37F66468" w14:textId="1A343FA2" w:rsidR="00B860F7" w:rsidRPr="00FB224F" w:rsidRDefault="00B860F7" w:rsidP="00FB224F">
            <w:pPr>
              <w:spacing w:line="276" w:lineRule="auto"/>
              <w:rPr>
                <w:rFonts w:cstheme="minorHAnsi"/>
              </w:rPr>
            </w:pPr>
            <w:r w:rsidRPr="00FB224F">
              <w:rPr>
                <w:rFonts w:cstheme="minorHAnsi"/>
              </w:rPr>
              <w:t>Manufacturer of the resource</w:t>
            </w:r>
          </w:p>
        </w:tc>
        <w:tc>
          <w:tcPr>
            <w:tcW w:w="1382" w:type="dxa"/>
          </w:tcPr>
          <w:p w14:paraId="0276BF94" w14:textId="5C41B8A2" w:rsidR="00B860F7" w:rsidRPr="00FB224F" w:rsidRDefault="00A5717B" w:rsidP="00FB224F">
            <w:pPr>
              <w:spacing w:line="276" w:lineRule="auto"/>
              <w:rPr>
                <w:rFonts w:cstheme="minorHAnsi"/>
              </w:rPr>
            </w:pPr>
            <w:r>
              <w:rPr>
                <w:rFonts w:cstheme="minorHAnsi"/>
              </w:rPr>
              <w:t>Varchar (25)</w:t>
            </w:r>
          </w:p>
        </w:tc>
        <w:tc>
          <w:tcPr>
            <w:tcW w:w="575" w:type="dxa"/>
          </w:tcPr>
          <w:p w14:paraId="20A0436B" w14:textId="7DF18E06" w:rsidR="00B860F7" w:rsidRPr="00FB224F" w:rsidRDefault="00B860F7" w:rsidP="00FB224F">
            <w:pPr>
              <w:spacing w:line="276" w:lineRule="auto"/>
              <w:rPr>
                <w:rFonts w:cstheme="minorHAnsi"/>
              </w:rPr>
            </w:pPr>
            <w:r w:rsidRPr="00FB224F">
              <w:rPr>
                <w:rFonts w:cstheme="minorHAnsi"/>
              </w:rPr>
              <w:t>N</w:t>
            </w:r>
          </w:p>
        </w:tc>
        <w:tc>
          <w:tcPr>
            <w:tcW w:w="812" w:type="dxa"/>
          </w:tcPr>
          <w:p w14:paraId="3F47319F" w14:textId="56B94B27" w:rsidR="00B860F7" w:rsidRPr="00FB224F" w:rsidRDefault="00B860F7" w:rsidP="00FB224F">
            <w:pPr>
              <w:spacing w:line="276" w:lineRule="auto"/>
              <w:rPr>
                <w:rFonts w:cstheme="minorHAnsi"/>
              </w:rPr>
            </w:pPr>
            <w:r w:rsidRPr="00FB224F">
              <w:rPr>
                <w:rFonts w:cstheme="minorHAnsi"/>
              </w:rPr>
              <w:t>N</w:t>
            </w:r>
          </w:p>
        </w:tc>
        <w:tc>
          <w:tcPr>
            <w:tcW w:w="913" w:type="dxa"/>
          </w:tcPr>
          <w:p w14:paraId="294771C3" w14:textId="1D850CE2" w:rsidR="00B860F7" w:rsidRPr="00FB224F" w:rsidRDefault="00B860F7" w:rsidP="00FB224F">
            <w:pPr>
              <w:spacing w:line="276" w:lineRule="auto"/>
              <w:rPr>
                <w:rFonts w:cstheme="minorHAnsi"/>
              </w:rPr>
            </w:pPr>
            <w:r w:rsidRPr="00FB224F">
              <w:rPr>
                <w:rFonts w:cstheme="minorHAnsi"/>
              </w:rPr>
              <w:t>N</w:t>
            </w:r>
          </w:p>
        </w:tc>
        <w:tc>
          <w:tcPr>
            <w:tcW w:w="1215" w:type="dxa"/>
          </w:tcPr>
          <w:p w14:paraId="34E406E1" w14:textId="77777777" w:rsidR="00B860F7" w:rsidRPr="00FB224F" w:rsidRDefault="00B860F7" w:rsidP="00FB224F">
            <w:pPr>
              <w:spacing w:line="276" w:lineRule="auto"/>
              <w:rPr>
                <w:rFonts w:cstheme="minorHAnsi"/>
              </w:rPr>
            </w:pPr>
          </w:p>
        </w:tc>
      </w:tr>
      <w:tr w:rsidR="00B860F7" w14:paraId="408C7479" w14:textId="77777777" w:rsidTr="00EE177C">
        <w:tc>
          <w:tcPr>
            <w:tcW w:w="2053" w:type="dxa"/>
            <w:vMerge/>
          </w:tcPr>
          <w:p w14:paraId="13535C96" w14:textId="77777777" w:rsidR="00B860F7" w:rsidRPr="00FB224F" w:rsidRDefault="00B860F7" w:rsidP="00FB224F">
            <w:pPr>
              <w:spacing w:line="276" w:lineRule="auto"/>
              <w:rPr>
                <w:rFonts w:cstheme="minorHAnsi"/>
              </w:rPr>
            </w:pPr>
          </w:p>
        </w:tc>
        <w:tc>
          <w:tcPr>
            <w:tcW w:w="2160" w:type="dxa"/>
          </w:tcPr>
          <w:p w14:paraId="0013ACB4" w14:textId="21ADC2AD" w:rsidR="00B860F7" w:rsidRPr="00FB224F" w:rsidRDefault="00B860F7" w:rsidP="00FB224F">
            <w:pPr>
              <w:spacing w:line="276" w:lineRule="auto"/>
              <w:rPr>
                <w:rFonts w:cstheme="minorHAnsi"/>
              </w:rPr>
            </w:pPr>
            <w:r w:rsidRPr="00FB224F">
              <w:rPr>
                <w:rFonts w:cstheme="minorHAnsi"/>
              </w:rPr>
              <w:t>model</w:t>
            </w:r>
          </w:p>
        </w:tc>
        <w:tc>
          <w:tcPr>
            <w:tcW w:w="1664" w:type="dxa"/>
          </w:tcPr>
          <w:p w14:paraId="0DD53070" w14:textId="2D3BF3E4" w:rsidR="00B860F7" w:rsidRPr="00FB224F" w:rsidRDefault="00B860F7" w:rsidP="00FB224F">
            <w:pPr>
              <w:spacing w:line="276" w:lineRule="auto"/>
              <w:rPr>
                <w:rFonts w:cstheme="minorHAnsi"/>
              </w:rPr>
            </w:pPr>
            <w:r w:rsidRPr="00FB224F">
              <w:rPr>
                <w:rFonts w:cstheme="minorHAnsi"/>
              </w:rPr>
              <w:t>Model of the resource</w:t>
            </w:r>
          </w:p>
        </w:tc>
        <w:tc>
          <w:tcPr>
            <w:tcW w:w="1382" w:type="dxa"/>
          </w:tcPr>
          <w:p w14:paraId="46AFF142" w14:textId="2D4F95EA" w:rsidR="00B860F7" w:rsidRPr="00FB224F" w:rsidRDefault="00A5717B" w:rsidP="00FB224F">
            <w:pPr>
              <w:spacing w:line="276" w:lineRule="auto"/>
              <w:rPr>
                <w:rFonts w:cstheme="minorHAnsi"/>
              </w:rPr>
            </w:pPr>
            <w:r>
              <w:rPr>
                <w:rFonts w:cstheme="minorHAnsi"/>
              </w:rPr>
              <w:t>Varchar (</w:t>
            </w:r>
            <w:r w:rsidR="001D7C8C">
              <w:rPr>
                <w:rFonts w:cstheme="minorHAnsi"/>
              </w:rPr>
              <w:t>40)</w:t>
            </w:r>
          </w:p>
        </w:tc>
        <w:tc>
          <w:tcPr>
            <w:tcW w:w="575" w:type="dxa"/>
          </w:tcPr>
          <w:p w14:paraId="66C75DCA" w14:textId="36E27976" w:rsidR="00B860F7" w:rsidRPr="00FB224F" w:rsidRDefault="00B860F7" w:rsidP="00FB224F">
            <w:pPr>
              <w:spacing w:line="276" w:lineRule="auto"/>
              <w:rPr>
                <w:rFonts w:cstheme="minorHAnsi"/>
              </w:rPr>
            </w:pPr>
            <w:r w:rsidRPr="00FB224F">
              <w:rPr>
                <w:rFonts w:cstheme="minorHAnsi"/>
              </w:rPr>
              <w:t>N</w:t>
            </w:r>
          </w:p>
        </w:tc>
        <w:tc>
          <w:tcPr>
            <w:tcW w:w="812" w:type="dxa"/>
          </w:tcPr>
          <w:p w14:paraId="0965FCD5" w14:textId="144BFB4B" w:rsidR="00B860F7" w:rsidRPr="00FB224F" w:rsidRDefault="00B860F7" w:rsidP="00FB224F">
            <w:pPr>
              <w:spacing w:line="276" w:lineRule="auto"/>
              <w:rPr>
                <w:rFonts w:cstheme="minorHAnsi"/>
              </w:rPr>
            </w:pPr>
            <w:r w:rsidRPr="00FB224F">
              <w:rPr>
                <w:rFonts w:cstheme="minorHAnsi"/>
              </w:rPr>
              <w:t>N</w:t>
            </w:r>
          </w:p>
        </w:tc>
        <w:tc>
          <w:tcPr>
            <w:tcW w:w="913" w:type="dxa"/>
          </w:tcPr>
          <w:p w14:paraId="28A120D1" w14:textId="41F420C5" w:rsidR="00B860F7" w:rsidRPr="00FB224F" w:rsidRDefault="00B860F7" w:rsidP="00FB224F">
            <w:pPr>
              <w:spacing w:line="276" w:lineRule="auto"/>
              <w:rPr>
                <w:rFonts w:cstheme="minorHAnsi"/>
              </w:rPr>
            </w:pPr>
            <w:r w:rsidRPr="00FB224F">
              <w:rPr>
                <w:rFonts w:cstheme="minorHAnsi"/>
              </w:rPr>
              <w:t>N</w:t>
            </w:r>
          </w:p>
        </w:tc>
        <w:tc>
          <w:tcPr>
            <w:tcW w:w="1215" w:type="dxa"/>
          </w:tcPr>
          <w:p w14:paraId="4874B68F" w14:textId="77777777" w:rsidR="00B860F7" w:rsidRPr="00FB224F" w:rsidRDefault="00B860F7" w:rsidP="00FB224F">
            <w:pPr>
              <w:spacing w:line="276" w:lineRule="auto"/>
              <w:rPr>
                <w:rFonts w:cstheme="minorHAnsi"/>
              </w:rPr>
            </w:pPr>
          </w:p>
        </w:tc>
      </w:tr>
      <w:tr w:rsidR="00B860F7" w14:paraId="7341E053" w14:textId="77777777" w:rsidTr="00EE177C">
        <w:tc>
          <w:tcPr>
            <w:tcW w:w="2053" w:type="dxa"/>
            <w:vMerge/>
          </w:tcPr>
          <w:p w14:paraId="44027065" w14:textId="77777777" w:rsidR="00B860F7" w:rsidRPr="00FB224F" w:rsidRDefault="00B860F7" w:rsidP="00FB224F">
            <w:pPr>
              <w:spacing w:line="276" w:lineRule="auto"/>
              <w:rPr>
                <w:rFonts w:cstheme="minorHAnsi"/>
              </w:rPr>
            </w:pPr>
          </w:p>
        </w:tc>
        <w:tc>
          <w:tcPr>
            <w:tcW w:w="2160" w:type="dxa"/>
          </w:tcPr>
          <w:p w14:paraId="2C9EA8EF" w14:textId="1214F34D" w:rsidR="00B860F7" w:rsidRPr="00FB224F" w:rsidRDefault="00B860F7" w:rsidP="00FB224F">
            <w:pPr>
              <w:spacing w:line="276" w:lineRule="auto"/>
              <w:rPr>
                <w:rFonts w:cstheme="minorHAnsi"/>
              </w:rPr>
            </w:pPr>
            <w:r w:rsidRPr="00FB224F">
              <w:rPr>
                <w:rFonts w:cstheme="minorHAnsi"/>
              </w:rPr>
              <w:t>year</w:t>
            </w:r>
          </w:p>
        </w:tc>
        <w:tc>
          <w:tcPr>
            <w:tcW w:w="1664" w:type="dxa"/>
          </w:tcPr>
          <w:p w14:paraId="5DC3B549" w14:textId="3F490456" w:rsidR="00B860F7" w:rsidRPr="00FB224F" w:rsidRDefault="00B860F7" w:rsidP="00FB224F">
            <w:pPr>
              <w:spacing w:line="276" w:lineRule="auto"/>
              <w:rPr>
                <w:rFonts w:cstheme="minorHAnsi"/>
              </w:rPr>
            </w:pPr>
            <w:r w:rsidRPr="00FB224F">
              <w:rPr>
                <w:rFonts w:cstheme="minorHAnsi"/>
              </w:rPr>
              <w:t>Year of the resource</w:t>
            </w:r>
          </w:p>
        </w:tc>
        <w:tc>
          <w:tcPr>
            <w:tcW w:w="1382" w:type="dxa"/>
          </w:tcPr>
          <w:p w14:paraId="380E90E7" w14:textId="440D11B8" w:rsidR="00B860F7" w:rsidRPr="00FB224F" w:rsidRDefault="001D7C8C" w:rsidP="00FB224F">
            <w:pPr>
              <w:spacing w:line="276" w:lineRule="auto"/>
              <w:rPr>
                <w:rFonts w:cstheme="minorHAnsi"/>
              </w:rPr>
            </w:pPr>
            <w:r>
              <w:rPr>
                <w:rFonts w:cstheme="minorHAnsi"/>
              </w:rPr>
              <w:t>Year</w:t>
            </w:r>
          </w:p>
        </w:tc>
        <w:tc>
          <w:tcPr>
            <w:tcW w:w="575" w:type="dxa"/>
          </w:tcPr>
          <w:p w14:paraId="21D9D087" w14:textId="295A7252" w:rsidR="00B860F7" w:rsidRPr="00FB224F" w:rsidRDefault="00B860F7" w:rsidP="00FB224F">
            <w:pPr>
              <w:spacing w:line="276" w:lineRule="auto"/>
              <w:rPr>
                <w:rFonts w:cstheme="minorHAnsi"/>
              </w:rPr>
            </w:pPr>
            <w:r w:rsidRPr="00FB224F">
              <w:rPr>
                <w:rFonts w:cstheme="minorHAnsi"/>
              </w:rPr>
              <w:t>N</w:t>
            </w:r>
          </w:p>
        </w:tc>
        <w:tc>
          <w:tcPr>
            <w:tcW w:w="812" w:type="dxa"/>
          </w:tcPr>
          <w:p w14:paraId="3C218005" w14:textId="4D9A0C11" w:rsidR="00B860F7" w:rsidRPr="00FB224F" w:rsidRDefault="00B860F7" w:rsidP="00FB224F">
            <w:pPr>
              <w:spacing w:line="276" w:lineRule="auto"/>
              <w:rPr>
                <w:rFonts w:cstheme="minorHAnsi"/>
              </w:rPr>
            </w:pPr>
            <w:r w:rsidRPr="00FB224F">
              <w:rPr>
                <w:rFonts w:cstheme="minorHAnsi"/>
              </w:rPr>
              <w:t>N</w:t>
            </w:r>
          </w:p>
        </w:tc>
        <w:tc>
          <w:tcPr>
            <w:tcW w:w="913" w:type="dxa"/>
          </w:tcPr>
          <w:p w14:paraId="6C390366" w14:textId="29CDD499" w:rsidR="00B860F7" w:rsidRPr="00FB224F" w:rsidRDefault="00B860F7" w:rsidP="00FB224F">
            <w:pPr>
              <w:spacing w:line="276" w:lineRule="auto"/>
              <w:rPr>
                <w:rFonts w:cstheme="minorHAnsi"/>
              </w:rPr>
            </w:pPr>
            <w:r w:rsidRPr="00FB224F">
              <w:rPr>
                <w:rFonts w:cstheme="minorHAnsi"/>
              </w:rPr>
              <w:t>N</w:t>
            </w:r>
          </w:p>
        </w:tc>
        <w:tc>
          <w:tcPr>
            <w:tcW w:w="1215" w:type="dxa"/>
          </w:tcPr>
          <w:p w14:paraId="62445A1C" w14:textId="77777777" w:rsidR="00B860F7" w:rsidRPr="00FB224F" w:rsidRDefault="00B860F7" w:rsidP="00FB224F">
            <w:pPr>
              <w:spacing w:line="276" w:lineRule="auto"/>
              <w:rPr>
                <w:rFonts w:cstheme="minorHAnsi"/>
              </w:rPr>
            </w:pPr>
          </w:p>
        </w:tc>
      </w:tr>
      <w:tr w:rsidR="00B860F7" w14:paraId="021E2A47" w14:textId="77777777" w:rsidTr="00EE177C">
        <w:tc>
          <w:tcPr>
            <w:tcW w:w="2053" w:type="dxa"/>
            <w:vMerge/>
          </w:tcPr>
          <w:p w14:paraId="6AE560A0" w14:textId="77777777" w:rsidR="00B860F7" w:rsidRPr="00FB224F" w:rsidRDefault="00B860F7" w:rsidP="00FB224F">
            <w:pPr>
              <w:spacing w:line="276" w:lineRule="auto"/>
              <w:rPr>
                <w:rFonts w:cstheme="minorHAnsi"/>
              </w:rPr>
            </w:pPr>
          </w:p>
        </w:tc>
        <w:tc>
          <w:tcPr>
            <w:tcW w:w="2160" w:type="dxa"/>
          </w:tcPr>
          <w:p w14:paraId="7CB8C20C" w14:textId="35F171A6" w:rsidR="00B860F7" w:rsidRPr="00FB224F" w:rsidRDefault="00B860F7" w:rsidP="00FB224F">
            <w:pPr>
              <w:spacing w:line="276" w:lineRule="auto"/>
              <w:rPr>
                <w:rFonts w:cstheme="minorHAnsi"/>
              </w:rPr>
            </w:pPr>
            <w:r w:rsidRPr="00FB224F">
              <w:rPr>
                <w:rFonts w:cstheme="minorHAnsi"/>
              </w:rPr>
              <w:t>assetValue</w:t>
            </w:r>
          </w:p>
        </w:tc>
        <w:tc>
          <w:tcPr>
            <w:tcW w:w="1664" w:type="dxa"/>
          </w:tcPr>
          <w:p w14:paraId="56F9442A" w14:textId="081A71DB" w:rsidR="00B860F7" w:rsidRPr="00FB224F" w:rsidRDefault="00B860F7" w:rsidP="00FB224F">
            <w:pPr>
              <w:spacing w:line="276" w:lineRule="auto"/>
              <w:rPr>
                <w:rFonts w:cstheme="minorHAnsi"/>
              </w:rPr>
            </w:pPr>
            <w:r w:rsidRPr="00FB224F">
              <w:rPr>
                <w:rFonts w:cstheme="minorHAnsi"/>
              </w:rPr>
              <w:t>Value of the resource</w:t>
            </w:r>
          </w:p>
        </w:tc>
        <w:tc>
          <w:tcPr>
            <w:tcW w:w="1382" w:type="dxa"/>
          </w:tcPr>
          <w:p w14:paraId="33B8D833" w14:textId="113C0CCC" w:rsidR="00B860F7" w:rsidRPr="00FB224F" w:rsidRDefault="001D7C8C" w:rsidP="00FB224F">
            <w:pPr>
              <w:spacing w:line="276" w:lineRule="auto"/>
              <w:rPr>
                <w:rFonts w:cstheme="minorHAnsi"/>
              </w:rPr>
            </w:pPr>
            <w:r>
              <w:rPr>
                <w:rFonts w:cstheme="minorHAnsi"/>
              </w:rPr>
              <w:t>Varchar</w:t>
            </w:r>
            <w:r w:rsidR="00160B43">
              <w:rPr>
                <w:rFonts w:cstheme="minorHAnsi"/>
              </w:rPr>
              <w:t xml:space="preserve"> </w:t>
            </w:r>
            <w:r>
              <w:rPr>
                <w:rFonts w:cstheme="minorHAnsi"/>
              </w:rPr>
              <w:t>(8)</w:t>
            </w:r>
          </w:p>
        </w:tc>
        <w:tc>
          <w:tcPr>
            <w:tcW w:w="575" w:type="dxa"/>
          </w:tcPr>
          <w:p w14:paraId="554AE74E" w14:textId="0DE06E16" w:rsidR="00B860F7" w:rsidRPr="00FB224F" w:rsidRDefault="00B860F7" w:rsidP="00FB224F">
            <w:pPr>
              <w:spacing w:line="276" w:lineRule="auto"/>
              <w:rPr>
                <w:rFonts w:cstheme="minorHAnsi"/>
              </w:rPr>
            </w:pPr>
            <w:r w:rsidRPr="00FB224F">
              <w:rPr>
                <w:rFonts w:cstheme="minorHAnsi"/>
              </w:rPr>
              <w:t>N</w:t>
            </w:r>
          </w:p>
        </w:tc>
        <w:tc>
          <w:tcPr>
            <w:tcW w:w="812" w:type="dxa"/>
          </w:tcPr>
          <w:p w14:paraId="35987FD1" w14:textId="5861C50D" w:rsidR="00B860F7" w:rsidRPr="00FB224F" w:rsidRDefault="00B860F7" w:rsidP="00FB224F">
            <w:pPr>
              <w:spacing w:line="276" w:lineRule="auto"/>
              <w:rPr>
                <w:rFonts w:cstheme="minorHAnsi"/>
              </w:rPr>
            </w:pPr>
            <w:r w:rsidRPr="00FB224F">
              <w:rPr>
                <w:rFonts w:cstheme="minorHAnsi"/>
              </w:rPr>
              <w:t>N</w:t>
            </w:r>
          </w:p>
        </w:tc>
        <w:tc>
          <w:tcPr>
            <w:tcW w:w="913" w:type="dxa"/>
          </w:tcPr>
          <w:p w14:paraId="366C3EA8" w14:textId="39D16AE6" w:rsidR="00B860F7" w:rsidRPr="00FB224F" w:rsidRDefault="00B860F7" w:rsidP="00FB224F">
            <w:pPr>
              <w:spacing w:line="276" w:lineRule="auto"/>
              <w:rPr>
                <w:rFonts w:cstheme="minorHAnsi"/>
              </w:rPr>
            </w:pPr>
            <w:r w:rsidRPr="00FB224F">
              <w:rPr>
                <w:rFonts w:cstheme="minorHAnsi"/>
              </w:rPr>
              <w:t>N</w:t>
            </w:r>
          </w:p>
        </w:tc>
        <w:tc>
          <w:tcPr>
            <w:tcW w:w="1215" w:type="dxa"/>
          </w:tcPr>
          <w:p w14:paraId="71AC82AD" w14:textId="77777777" w:rsidR="00B860F7" w:rsidRPr="00FB224F" w:rsidRDefault="00B860F7" w:rsidP="00FB224F">
            <w:pPr>
              <w:spacing w:line="276" w:lineRule="auto"/>
              <w:rPr>
                <w:rFonts w:cstheme="minorHAnsi"/>
              </w:rPr>
            </w:pPr>
          </w:p>
        </w:tc>
      </w:tr>
      <w:tr w:rsidR="00311FB3" w14:paraId="539064B0" w14:textId="77777777" w:rsidTr="00EE177C">
        <w:tc>
          <w:tcPr>
            <w:tcW w:w="2053" w:type="dxa"/>
          </w:tcPr>
          <w:p w14:paraId="709BDD02" w14:textId="4EDF5CDD" w:rsidR="00311FB3" w:rsidRPr="00FB224F" w:rsidRDefault="00311FB3" w:rsidP="00FB224F">
            <w:pPr>
              <w:spacing w:line="276" w:lineRule="auto"/>
              <w:rPr>
                <w:rFonts w:cstheme="minorHAnsi"/>
              </w:rPr>
            </w:pPr>
            <w:r w:rsidRPr="00FB224F">
              <w:rPr>
                <w:rFonts w:cstheme="minorHAnsi"/>
              </w:rPr>
              <w:t>Immovable</w:t>
            </w:r>
          </w:p>
        </w:tc>
        <w:tc>
          <w:tcPr>
            <w:tcW w:w="2160" w:type="dxa"/>
          </w:tcPr>
          <w:p w14:paraId="267A7A0F" w14:textId="33052965" w:rsidR="00311FB3" w:rsidRPr="00FB224F" w:rsidRDefault="00311FB3" w:rsidP="00FB224F">
            <w:pPr>
              <w:spacing w:line="276" w:lineRule="auto"/>
              <w:rPr>
                <w:rFonts w:cstheme="minorHAnsi"/>
              </w:rPr>
            </w:pPr>
            <w:r w:rsidRPr="00FB224F">
              <w:rPr>
                <w:rFonts w:cstheme="minorHAnsi"/>
              </w:rPr>
              <w:t>capacity</w:t>
            </w:r>
          </w:p>
        </w:tc>
        <w:tc>
          <w:tcPr>
            <w:tcW w:w="1664" w:type="dxa"/>
          </w:tcPr>
          <w:p w14:paraId="43A94D51" w14:textId="6EB3075C" w:rsidR="00311FB3" w:rsidRPr="00FB224F" w:rsidRDefault="008C1115" w:rsidP="00FB224F">
            <w:pPr>
              <w:spacing w:line="276" w:lineRule="auto"/>
              <w:rPr>
                <w:rFonts w:cstheme="minorHAnsi"/>
              </w:rPr>
            </w:pPr>
            <w:r w:rsidRPr="00FB224F">
              <w:rPr>
                <w:rFonts w:cstheme="minorHAnsi"/>
              </w:rPr>
              <w:t>R</w:t>
            </w:r>
            <w:r w:rsidR="00D57964" w:rsidRPr="00FB224F">
              <w:rPr>
                <w:rFonts w:cstheme="minorHAnsi"/>
              </w:rPr>
              <w:t>esource’s maximum capacity</w:t>
            </w:r>
          </w:p>
        </w:tc>
        <w:tc>
          <w:tcPr>
            <w:tcW w:w="1382" w:type="dxa"/>
          </w:tcPr>
          <w:p w14:paraId="5107FB49" w14:textId="485F75EE" w:rsidR="00311FB3" w:rsidRPr="00FB224F" w:rsidRDefault="001D7C8C" w:rsidP="00FB224F">
            <w:pPr>
              <w:spacing w:line="276" w:lineRule="auto"/>
              <w:rPr>
                <w:rFonts w:cstheme="minorHAnsi"/>
              </w:rPr>
            </w:pPr>
            <w:r>
              <w:rPr>
                <w:rFonts w:cstheme="minorHAnsi"/>
              </w:rPr>
              <w:t>Int</w:t>
            </w:r>
            <w:r w:rsidR="00160B43">
              <w:rPr>
                <w:rFonts w:cstheme="minorHAnsi"/>
              </w:rPr>
              <w:t xml:space="preserve"> </w:t>
            </w:r>
            <w:r>
              <w:rPr>
                <w:rFonts w:cstheme="minorHAnsi"/>
              </w:rPr>
              <w:t>(4)</w:t>
            </w:r>
          </w:p>
        </w:tc>
        <w:tc>
          <w:tcPr>
            <w:tcW w:w="575" w:type="dxa"/>
          </w:tcPr>
          <w:p w14:paraId="3A3FF7B6" w14:textId="75EC019A" w:rsidR="00311FB3" w:rsidRPr="00FB224F" w:rsidRDefault="00E20124" w:rsidP="00FB224F">
            <w:pPr>
              <w:spacing w:line="276" w:lineRule="auto"/>
              <w:rPr>
                <w:rFonts w:cstheme="minorHAnsi"/>
              </w:rPr>
            </w:pPr>
            <w:r w:rsidRPr="00FB224F">
              <w:rPr>
                <w:rFonts w:cstheme="minorHAnsi"/>
              </w:rPr>
              <w:t>N</w:t>
            </w:r>
          </w:p>
        </w:tc>
        <w:tc>
          <w:tcPr>
            <w:tcW w:w="812" w:type="dxa"/>
          </w:tcPr>
          <w:p w14:paraId="430ED2F0" w14:textId="31FED7F7" w:rsidR="00311FB3" w:rsidRPr="00FB224F" w:rsidRDefault="005C6C5E" w:rsidP="00FB224F">
            <w:pPr>
              <w:spacing w:line="276" w:lineRule="auto"/>
              <w:rPr>
                <w:rFonts w:cstheme="minorHAnsi"/>
              </w:rPr>
            </w:pPr>
            <w:r w:rsidRPr="00FB224F">
              <w:rPr>
                <w:rFonts w:cstheme="minorHAnsi"/>
              </w:rPr>
              <w:t>N</w:t>
            </w:r>
          </w:p>
        </w:tc>
        <w:tc>
          <w:tcPr>
            <w:tcW w:w="913" w:type="dxa"/>
          </w:tcPr>
          <w:p w14:paraId="2ABF2884" w14:textId="18AFF37A" w:rsidR="00311FB3" w:rsidRPr="00FB224F" w:rsidRDefault="005C6C5E" w:rsidP="00FB224F">
            <w:pPr>
              <w:spacing w:line="276" w:lineRule="auto"/>
              <w:rPr>
                <w:rFonts w:cstheme="minorHAnsi"/>
              </w:rPr>
            </w:pPr>
            <w:r w:rsidRPr="00FB224F">
              <w:rPr>
                <w:rFonts w:cstheme="minorHAnsi"/>
              </w:rPr>
              <w:t>N</w:t>
            </w:r>
          </w:p>
        </w:tc>
        <w:tc>
          <w:tcPr>
            <w:tcW w:w="1215" w:type="dxa"/>
          </w:tcPr>
          <w:p w14:paraId="028215F1" w14:textId="77777777" w:rsidR="00311FB3" w:rsidRPr="00FB224F" w:rsidRDefault="00311FB3" w:rsidP="00FB224F">
            <w:pPr>
              <w:spacing w:line="276" w:lineRule="auto"/>
              <w:rPr>
                <w:rFonts w:cstheme="minorHAnsi"/>
              </w:rPr>
            </w:pPr>
          </w:p>
        </w:tc>
      </w:tr>
      <w:tr w:rsidR="00160B43" w14:paraId="4C0A087A" w14:textId="77777777" w:rsidTr="00EE177C">
        <w:tc>
          <w:tcPr>
            <w:tcW w:w="2053" w:type="dxa"/>
            <w:vMerge w:val="restart"/>
          </w:tcPr>
          <w:p w14:paraId="23B99E54" w14:textId="263F64DB" w:rsidR="00160B43" w:rsidRPr="00FB224F" w:rsidRDefault="00160B43" w:rsidP="00160B43">
            <w:pPr>
              <w:spacing w:line="276" w:lineRule="auto"/>
              <w:rPr>
                <w:rFonts w:cstheme="minorHAnsi"/>
              </w:rPr>
            </w:pPr>
            <w:r w:rsidRPr="00FB224F">
              <w:rPr>
                <w:rFonts w:cstheme="minorHAnsi"/>
              </w:rPr>
              <w:t>Resource</w:t>
            </w:r>
          </w:p>
        </w:tc>
        <w:tc>
          <w:tcPr>
            <w:tcW w:w="2160" w:type="dxa"/>
          </w:tcPr>
          <w:p w14:paraId="22FBC14D" w14:textId="651F96A6" w:rsidR="00160B43" w:rsidRPr="00FB224F" w:rsidRDefault="00160B43" w:rsidP="00160B43">
            <w:pPr>
              <w:spacing w:line="276" w:lineRule="auto"/>
              <w:rPr>
                <w:rFonts w:cstheme="minorHAnsi"/>
              </w:rPr>
            </w:pPr>
            <w:r w:rsidRPr="00FB224F">
              <w:rPr>
                <w:rFonts w:cstheme="minorHAnsi"/>
              </w:rPr>
              <w:t>resourceID</w:t>
            </w:r>
          </w:p>
        </w:tc>
        <w:tc>
          <w:tcPr>
            <w:tcW w:w="1664" w:type="dxa"/>
          </w:tcPr>
          <w:p w14:paraId="2F337713" w14:textId="515C75ED" w:rsidR="00160B43" w:rsidRPr="00FB224F" w:rsidRDefault="00160B43" w:rsidP="00160B43">
            <w:pPr>
              <w:spacing w:line="276" w:lineRule="auto"/>
              <w:rPr>
                <w:rFonts w:cstheme="minorHAnsi"/>
              </w:rPr>
            </w:pPr>
            <w:r w:rsidRPr="00FB224F">
              <w:rPr>
                <w:rFonts w:cstheme="minorHAnsi"/>
              </w:rPr>
              <w:t>Identification code of the resource</w:t>
            </w:r>
          </w:p>
        </w:tc>
        <w:tc>
          <w:tcPr>
            <w:tcW w:w="1382" w:type="dxa"/>
          </w:tcPr>
          <w:p w14:paraId="646BCE0B" w14:textId="63E3E47F" w:rsidR="00160B43" w:rsidRPr="00FB224F" w:rsidRDefault="00160B43" w:rsidP="00160B43">
            <w:pPr>
              <w:spacing w:line="276" w:lineRule="auto"/>
              <w:rPr>
                <w:rFonts w:cstheme="minorHAnsi"/>
              </w:rPr>
            </w:pPr>
            <w:r>
              <w:rPr>
                <w:rFonts w:cstheme="minorHAnsi"/>
              </w:rPr>
              <w:t>Varchar (10)</w:t>
            </w:r>
          </w:p>
        </w:tc>
        <w:tc>
          <w:tcPr>
            <w:tcW w:w="575" w:type="dxa"/>
          </w:tcPr>
          <w:p w14:paraId="16CC7A67" w14:textId="67610122" w:rsidR="00160B43" w:rsidRPr="00FB224F" w:rsidRDefault="00160B43" w:rsidP="00160B43">
            <w:pPr>
              <w:spacing w:line="276" w:lineRule="auto"/>
              <w:rPr>
                <w:rFonts w:cstheme="minorHAnsi"/>
              </w:rPr>
            </w:pPr>
            <w:r w:rsidRPr="00FB224F">
              <w:rPr>
                <w:rFonts w:cstheme="minorHAnsi"/>
              </w:rPr>
              <w:t>N</w:t>
            </w:r>
          </w:p>
        </w:tc>
        <w:tc>
          <w:tcPr>
            <w:tcW w:w="812" w:type="dxa"/>
          </w:tcPr>
          <w:p w14:paraId="3D80854E" w14:textId="149CA712" w:rsidR="00160B43" w:rsidRPr="00FB224F" w:rsidRDefault="00160B43" w:rsidP="00160B43">
            <w:pPr>
              <w:spacing w:line="276" w:lineRule="auto"/>
              <w:rPr>
                <w:rFonts w:cstheme="minorHAnsi"/>
              </w:rPr>
            </w:pPr>
            <w:r w:rsidRPr="00FB224F">
              <w:rPr>
                <w:rFonts w:cstheme="minorHAnsi"/>
              </w:rPr>
              <w:t>N</w:t>
            </w:r>
          </w:p>
        </w:tc>
        <w:tc>
          <w:tcPr>
            <w:tcW w:w="913" w:type="dxa"/>
          </w:tcPr>
          <w:p w14:paraId="0686CA8B" w14:textId="34E24F00" w:rsidR="00160B43" w:rsidRPr="00FB224F" w:rsidRDefault="00160B43" w:rsidP="00160B43">
            <w:pPr>
              <w:spacing w:line="276" w:lineRule="auto"/>
              <w:rPr>
                <w:rFonts w:cstheme="minorHAnsi"/>
              </w:rPr>
            </w:pPr>
            <w:r w:rsidRPr="00FB224F">
              <w:rPr>
                <w:rFonts w:cstheme="minorHAnsi"/>
              </w:rPr>
              <w:t>N</w:t>
            </w:r>
          </w:p>
        </w:tc>
        <w:tc>
          <w:tcPr>
            <w:tcW w:w="1215" w:type="dxa"/>
          </w:tcPr>
          <w:p w14:paraId="7C14FBBA" w14:textId="77777777" w:rsidR="00160B43" w:rsidRPr="00FB224F" w:rsidRDefault="00160B43" w:rsidP="00160B43">
            <w:pPr>
              <w:spacing w:line="276" w:lineRule="auto"/>
              <w:rPr>
                <w:rFonts w:cstheme="minorHAnsi"/>
              </w:rPr>
            </w:pPr>
          </w:p>
        </w:tc>
      </w:tr>
      <w:tr w:rsidR="00160B43" w14:paraId="79FDDF7B" w14:textId="77777777" w:rsidTr="00EE177C">
        <w:tc>
          <w:tcPr>
            <w:tcW w:w="2053" w:type="dxa"/>
            <w:vMerge/>
          </w:tcPr>
          <w:p w14:paraId="553CEB58" w14:textId="77777777" w:rsidR="00160B43" w:rsidRPr="00FB224F" w:rsidRDefault="00160B43" w:rsidP="00160B43">
            <w:pPr>
              <w:spacing w:line="276" w:lineRule="auto"/>
              <w:rPr>
                <w:rFonts w:cstheme="minorHAnsi"/>
              </w:rPr>
            </w:pPr>
          </w:p>
        </w:tc>
        <w:tc>
          <w:tcPr>
            <w:tcW w:w="2160" w:type="dxa"/>
          </w:tcPr>
          <w:p w14:paraId="1D1D82CF" w14:textId="7FE6A813" w:rsidR="00160B43" w:rsidRPr="00FB224F" w:rsidRDefault="00160B43" w:rsidP="00160B43">
            <w:pPr>
              <w:spacing w:line="276" w:lineRule="auto"/>
              <w:rPr>
                <w:rFonts w:cstheme="minorHAnsi"/>
              </w:rPr>
            </w:pPr>
            <w:r w:rsidRPr="00FB224F">
              <w:rPr>
                <w:rFonts w:cstheme="minorHAnsi"/>
              </w:rPr>
              <w:t>description</w:t>
            </w:r>
          </w:p>
        </w:tc>
        <w:tc>
          <w:tcPr>
            <w:tcW w:w="1664" w:type="dxa"/>
          </w:tcPr>
          <w:p w14:paraId="10301200" w14:textId="36617A37" w:rsidR="00160B43" w:rsidRPr="00FB224F" w:rsidRDefault="00160B43" w:rsidP="00160B43">
            <w:pPr>
              <w:spacing w:line="276" w:lineRule="auto"/>
              <w:rPr>
                <w:rFonts w:cstheme="minorHAnsi"/>
              </w:rPr>
            </w:pPr>
            <w:r w:rsidRPr="00FB224F">
              <w:rPr>
                <w:rFonts w:cstheme="minorHAnsi"/>
              </w:rPr>
              <w:t xml:space="preserve">Description of what the student can </w:t>
            </w:r>
            <w:r w:rsidRPr="00FB224F">
              <w:rPr>
                <w:rFonts w:cstheme="minorHAnsi"/>
              </w:rPr>
              <w:lastRenderedPageBreak/>
              <w:t>borrow and why</w:t>
            </w:r>
          </w:p>
        </w:tc>
        <w:tc>
          <w:tcPr>
            <w:tcW w:w="1382" w:type="dxa"/>
          </w:tcPr>
          <w:p w14:paraId="1F2F3277" w14:textId="5AD08EF9" w:rsidR="00160B43" w:rsidRPr="00FB224F" w:rsidRDefault="00160B43" w:rsidP="00160B43">
            <w:pPr>
              <w:spacing w:line="276" w:lineRule="auto"/>
              <w:rPr>
                <w:rFonts w:cstheme="minorHAnsi"/>
              </w:rPr>
            </w:pPr>
            <w:r>
              <w:rPr>
                <w:rFonts w:cstheme="minorHAnsi"/>
              </w:rPr>
              <w:lastRenderedPageBreak/>
              <w:t>Varchar (100)</w:t>
            </w:r>
          </w:p>
        </w:tc>
        <w:tc>
          <w:tcPr>
            <w:tcW w:w="575" w:type="dxa"/>
          </w:tcPr>
          <w:p w14:paraId="70AFB600" w14:textId="2007A769" w:rsidR="00160B43" w:rsidRPr="00FB224F" w:rsidRDefault="00160B43" w:rsidP="00160B43">
            <w:pPr>
              <w:spacing w:line="276" w:lineRule="auto"/>
              <w:rPr>
                <w:rFonts w:cstheme="minorHAnsi"/>
              </w:rPr>
            </w:pPr>
            <w:r w:rsidRPr="00FB224F">
              <w:rPr>
                <w:rFonts w:cstheme="minorHAnsi"/>
              </w:rPr>
              <w:t>Y</w:t>
            </w:r>
          </w:p>
        </w:tc>
        <w:tc>
          <w:tcPr>
            <w:tcW w:w="812" w:type="dxa"/>
          </w:tcPr>
          <w:p w14:paraId="1FE615BD" w14:textId="4F248FE6" w:rsidR="00160B43" w:rsidRPr="00FB224F" w:rsidRDefault="00160B43" w:rsidP="00160B43">
            <w:pPr>
              <w:spacing w:line="276" w:lineRule="auto"/>
              <w:rPr>
                <w:rFonts w:cstheme="minorHAnsi"/>
              </w:rPr>
            </w:pPr>
            <w:r w:rsidRPr="00FB224F">
              <w:rPr>
                <w:rFonts w:cstheme="minorHAnsi"/>
              </w:rPr>
              <w:t>N</w:t>
            </w:r>
          </w:p>
        </w:tc>
        <w:tc>
          <w:tcPr>
            <w:tcW w:w="913" w:type="dxa"/>
          </w:tcPr>
          <w:p w14:paraId="58DCB153" w14:textId="48B1466B" w:rsidR="00160B43" w:rsidRPr="00FB224F" w:rsidRDefault="00160B43" w:rsidP="00160B43">
            <w:pPr>
              <w:spacing w:line="276" w:lineRule="auto"/>
              <w:rPr>
                <w:rFonts w:cstheme="minorHAnsi"/>
              </w:rPr>
            </w:pPr>
            <w:r w:rsidRPr="00FB224F">
              <w:rPr>
                <w:rFonts w:cstheme="minorHAnsi"/>
              </w:rPr>
              <w:t>N</w:t>
            </w:r>
          </w:p>
        </w:tc>
        <w:tc>
          <w:tcPr>
            <w:tcW w:w="1215" w:type="dxa"/>
          </w:tcPr>
          <w:p w14:paraId="258BA9CD" w14:textId="77777777" w:rsidR="00160B43" w:rsidRPr="00FB224F" w:rsidRDefault="00160B43" w:rsidP="00160B43">
            <w:pPr>
              <w:spacing w:line="276" w:lineRule="auto"/>
              <w:rPr>
                <w:rFonts w:cstheme="minorHAnsi"/>
              </w:rPr>
            </w:pPr>
          </w:p>
        </w:tc>
      </w:tr>
      <w:tr w:rsidR="00160B43" w14:paraId="4F465100" w14:textId="77777777" w:rsidTr="00EE177C">
        <w:tc>
          <w:tcPr>
            <w:tcW w:w="2053" w:type="dxa"/>
            <w:vMerge/>
          </w:tcPr>
          <w:p w14:paraId="714DA862" w14:textId="77777777" w:rsidR="00160B43" w:rsidRPr="00FB224F" w:rsidRDefault="00160B43" w:rsidP="00160B43">
            <w:pPr>
              <w:spacing w:line="276" w:lineRule="auto"/>
              <w:rPr>
                <w:rFonts w:cstheme="minorHAnsi"/>
              </w:rPr>
            </w:pPr>
          </w:p>
        </w:tc>
        <w:tc>
          <w:tcPr>
            <w:tcW w:w="2160" w:type="dxa"/>
          </w:tcPr>
          <w:p w14:paraId="4B41BE19" w14:textId="1AFDE21B" w:rsidR="00160B43" w:rsidRPr="00FB224F" w:rsidRDefault="00160B43" w:rsidP="00160B43">
            <w:pPr>
              <w:spacing w:line="276" w:lineRule="auto"/>
              <w:rPr>
                <w:rFonts w:cstheme="minorHAnsi"/>
              </w:rPr>
            </w:pPr>
            <w:r w:rsidRPr="00FB224F">
              <w:rPr>
                <w:rFonts w:cstheme="minorHAnsi"/>
              </w:rPr>
              <w:t>resourceStatus</w:t>
            </w:r>
          </w:p>
        </w:tc>
        <w:tc>
          <w:tcPr>
            <w:tcW w:w="1664" w:type="dxa"/>
          </w:tcPr>
          <w:p w14:paraId="3426A0B8" w14:textId="263D2648" w:rsidR="00160B43" w:rsidRPr="00FB224F" w:rsidRDefault="00160B43" w:rsidP="00160B43">
            <w:pPr>
              <w:spacing w:line="276" w:lineRule="auto"/>
              <w:rPr>
                <w:rFonts w:cstheme="minorHAnsi"/>
              </w:rPr>
            </w:pPr>
            <w:r w:rsidRPr="00FB224F">
              <w:rPr>
                <w:rFonts w:cstheme="minorHAnsi"/>
              </w:rPr>
              <w:t>Status of the resource</w:t>
            </w:r>
          </w:p>
        </w:tc>
        <w:tc>
          <w:tcPr>
            <w:tcW w:w="1382" w:type="dxa"/>
          </w:tcPr>
          <w:p w14:paraId="48F0924D" w14:textId="53E04229" w:rsidR="00160B43" w:rsidRPr="00FB224F" w:rsidRDefault="00160B43" w:rsidP="00160B43">
            <w:pPr>
              <w:spacing w:line="276" w:lineRule="auto"/>
              <w:rPr>
                <w:rFonts w:cstheme="minorHAnsi"/>
              </w:rPr>
            </w:pPr>
            <w:r>
              <w:rPr>
                <w:rFonts w:cstheme="minorHAnsi"/>
              </w:rPr>
              <w:t>Varchar (11)</w:t>
            </w:r>
          </w:p>
        </w:tc>
        <w:tc>
          <w:tcPr>
            <w:tcW w:w="575" w:type="dxa"/>
          </w:tcPr>
          <w:p w14:paraId="50297D8C" w14:textId="7A067950" w:rsidR="00160B43" w:rsidRPr="00FB224F" w:rsidRDefault="00160B43" w:rsidP="00160B43">
            <w:pPr>
              <w:spacing w:line="276" w:lineRule="auto"/>
              <w:rPr>
                <w:rFonts w:cstheme="minorHAnsi"/>
              </w:rPr>
            </w:pPr>
            <w:r w:rsidRPr="00FB224F">
              <w:rPr>
                <w:rFonts w:cstheme="minorHAnsi"/>
              </w:rPr>
              <w:t>N</w:t>
            </w:r>
          </w:p>
        </w:tc>
        <w:tc>
          <w:tcPr>
            <w:tcW w:w="812" w:type="dxa"/>
          </w:tcPr>
          <w:p w14:paraId="62C23B13" w14:textId="369D4E60" w:rsidR="00160B43" w:rsidRPr="00FB224F" w:rsidRDefault="00160B43" w:rsidP="00160B43">
            <w:pPr>
              <w:spacing w:line="276" w:lineRule="auto"/>
              <w:rPr>
                <w:rFonts w:cstheme="minorHAnsi"/>
              </w:rPr>
            </w:pPr>
            <w:r w:rsidRPr="00FB224F">
              <w:rPr>
                <w:rFonts w:cstheme="minorHAnsi"/>
              </w:rPr>
              <w:t>N</w:t>
            </w:r>
          </w:p>
        </w:tc>
        <w:tc>
          <w:tcPr>
            <w:tcW w:w="913" w:type="dxa"/>
          </w:tcPr>
          <w:p w14:paraId="5061323A" w14:textId="4BD49663" w:rsidR="00160B43" w:rsidRPr="00FB224F" w:rsidRDefault="00160B43" w:rsidP="00160B43">
            <w:pPr>
              <w:spacing w:line="276" w:lineRule="auto"/>
              <w:rPr>
                <w:rFonts w:cstheme="minorHAnsi"/>
              </w:rPr>
            </w:pPr>
            <w:r w:rsidRPr="00FB224F">
              <w:rPr>
                <w:rFonts w:cstheme="minorHAnsi"/>
              </w:rPr>
              <w:t>N</w:t>
            </w:r>
          </w:p>
        </w:tc>
        <w:tc>
          <w:tcPr>
            <w:tcW w:w="1215" w:type="dxa"/>
          </w:tcPr>
          <w:p w14:paraId="3BD0AB3F" w14:textId="64576667" w:rsidR="00160B43" w:rsidRPr="00FB224F" w:rsidRDefault="00160B43" w:rsidP="00160B43">
            <w:pPr>
              <w:spacing w:line="276" w:lineRule="auto"/>
              <w:rPr>
                <w:rFonts w:cstheme="minorHAnsi"/>
              </w:rPr>
            </w:pPr>
            <w:r w:rsidRPr="00FB224F">
              <w:rPr>
                <w:rFonts w:cstheme="minorHAnsi"/>
              </w:rPr>
              <w:t>“Available”</w:t>
            </w:r>
          </w:p>
        </w:tc>
      </w:tr>
      <w:tr w:rsidR="00160B43" w14:paraId="6E564B75" w14:textId="77777777" w:rsidTr="00EE177C">
        <w:tc>
          <w:tcPr>
            <w:tcW w:w="2053" w:type="dxa"/>
            <w:vMerge w:val="restart"/>
          </w:tcPr>
          <w:p w14:paraId="7C55E7A1" w14:textId="4B823C6C" w:rsidR="00160B43" w:rsidRPr="00FB224F" w:rsidRDefault="00160B43" w:rsidP="00160B43">
            <w:pPr>
              <w:spacing w:line="276" w:lineRule="auto"/>
              <w:rPr>
                <w:rFonts w:cstheme="minorHAnsi"/>
              </w:rPr>
            </w:pPr>
            <w:del w:id="51" w:author="Kamran Shaukat" w:date="2022-10-03T20:04:00Z">
              <w:r w:rsidRPr="00FB224F" w:rsidDel="005C47A4">
                <w:rPr>
                  <w:rFonts w:cstheme="minorHAnsi"/>
                </w:rPr>
                <w:delText>Location</w:delText>
              </w:r>
            </w:del>
          </w:p>
        </w:tc>
        <w:tc>
          <w:tcPr>
            <w:tcW w:w="2160" w:type="dxa"/>
          </w:tcPr>
          <w:p w14:paraId="06A3FDD5" w14:textId="74FA9064" w:rsidR="00160B43" w:rsidRPr="00FB224F" w:rsidRDefault="00160B43" w:rsidP="00160B43">
            <w:pPr>
              <w:spacing w:line="276" w:lineRule="auto"/>
              <w:rPr>
                <w:rFonts w:cstheme="minorHAnsi"/>
              </w:rPr>
            </w:pPr>
            <w:del w:id="52" w:author="Kamran Shaukat" w:date="2022-10-03T20:04:00Z">
              <w:r w:rsidRPr="00FB224F" w:rsidDel="005C47A4">
                <w:rPr>
                  <w:rFonts w:cstheme="minorHAnsi"/>
                </w:rPr>
                <w:delText>locationID</w:delText>
              </w:r>
            </w:del>
          </w:p>
        </w:tc>
        <w:tc>
          <w:tcPr>
            <w:tcW w:w="1664" w:type="dxa"/>
          </w:tcPr>
          <w:p w14:paraId="5C4D8F0C" w14:textId="348888F3" w:rsidR="00160B43" w:rsidRPr="00FB224F" w:rsidRDefault="00160B43" w:rsidP="00160B43">
            <w:pPr>
              <w:spacing w:line="276" w:lineRule="auto"/>
              <w:rPr>
                <w:rFonts w:cstheme="minorHAnsi"/>
              </w:rPr>
            </w:pPr>
            <w:del w:id="53" w:author="Kamran Shaukat" w:date="2022-10-03T20:04:00Z">
              <w:r w:rsidRPr="00FB224F" w:rsidDel="005C47A4">
                <w:rPr>
                  <w:rFonts w:cstheme="minorHAnsi"/>
                </w:rPr>
                <w:delText>Identification code of the location</w:delText>
              </w:r>
            </w:del>
          </w:p>
        </w:tc>
        <w:tc>
          <w:tcPr>
            <w:tcW w:w="1382" w:type="dxa"/>
          </w:tcPr>
          <w:p w14:paraId="2675A1D1" w14:textId="4B631E27" w:rsidR="00160B43" w:rsidRPr="00FB224F" w:rsidRDefault="00160B43" w:rsidP="00160B43">
            <w:pPr>
              <w:spacing w:line="276" w:lineRule="auto"/>
              <w:rPr>
                <w:rFonts w:cstheme="minorHAnsi"/>
              </w:rPr>
            </w:pPr>
            <w:del w:id="54" w:author="Kamran Shaukat" w:date="2022-10-03T20:04:00Z">
              <w:r w:rsidRPr="00FB224F" w:rsidDel="005C47A4">
                <w:rPr>
                  <w:rFonts w:cstheme="minorHAnsi"/>
                </w:rPr>
                <w:delText>Varchar</w:delText>
              </w:r>
              <w:r w:rsidR="009E1065" w:rsidDel="005C47A4">
                <w:rPr>
                  <w:rFonts w:cstheme="minorHAnsi"/>
                </w:rPr>
                <w:delText xml:space="preserve"> </w:delText>
              </w:r>
              <w:r w:rsidRPr="00FB224F" w:rsidDel="005C47A4">
                <w:rPr>
                  <w:rFonts w:cstheme="minorHAnsi"/>
                </w:rPr>
                <w:delText>(10)</w:delText>
              </w:r>
            </w:del>
          </w:p>
        </w:tc>
        <w:tc>
          <w:tcPr>
            <w:tcW w:w="575" w:type="dxa"/>
          </w:tcPr>
          <w:p w14:paraId="09CD9C55" w14:textId="51EC25F3" w:rsidR="00160B43" w:rsidRPr="00FB224F" w:rsidRDefault="00160B43" w:rsidP="00160B43">
            <w:pPr>
              <w:spacing w:line="276" w:lineRule="auto"/>
              <w:rPr>
                <w:rFonts w:cstheme="minorHAnsi"/>
              </w:rPr>
            </w:pPr>
            <w:del w:id="55" w:author="Kamran Shaukat" w:date="2022-10-03T20:04:00Z">
              <w:r w:rsidRPr="00FB224F" w:rsidDel="005C47A4">
                <w:rPr>
                  <w:rFonts w:cstheme="minorHAnsi"/>
                </w:rPr>
                <w:delText>N</w:delText>
              </w:r>
            </w:del>
          </w:p>
        </w:tc>
        <w:tc>
          <w:tcPr>
            <w:tcW w:w="812" w:type="dxa"/>
          </w:tcPr>
          <w:p w14:paraId="2FF30E58" w14:textId="09DF2DC9" w:rsidR="00160B43" w:rsidRPr="00FB224F" w:rsidRDefault="00160B43" w:rsidP="00160B43">
            <w:pPr>
              <w:spacing w:line="276" w:lineRule="auto"/>
              <w:rPr>
                <w:rFonts w:cstheme="minorHAnsi"/>
              </w:rPr>
            </w:pPr>
            <w:del w:id="56" w:author="Kamran Shaukat" w:date="2022-10-03T20:04:00Z">
              <w:r w:rsidRPr="00FB224F" w:rsidDel="005C47A4">
                <w:rPr>
                  <w:rFonts w:cstheme="minorHAnsi"/>
                </w:rPr>
                <w:delText>N</w:delText>
              </w:r>
            </w:del>
          </w:p>
        </w:tc>
        <w:tc>
          <w:tcPr>
            <w:tcW w:w="913" w:type="dxa"/>
          </w:tcPr>
          <w:p w14:paraId="1A7A18EB" w14:textId="5A4E5351" w:rsidR="00160B43" w:rsidRPr="00FB224F" w:rsidRDefault="00160B43" w:rsidP="00160B43">
            <w:pPr>
              <w:spacing w:line="276" w:lineRule="auto"/>
              <w:rPr>
                <w:rFonts w:cstheme="minorHAnsi"/>
              </w:rPr>
            </w:pPr>
            <w:del w:id="57" w:author="Kamran Shaukat" w:date="2022-10-03T20:04:00Z">
              <w:r w:rsidRPr="00FB224F" w:rsidDel="005C47A4">
                <w:rPr>
                  <w:rFonts w:cstheme="minorHAnsi"/>
                </w:rPr>
                <w:delText>N</w:delText>
              </w:r>
            </w:del>
          </w:p>
        </w:tc>
        <w:tc>
          <w:tcPr>
            <w:tcW w:w="1215" w:type="dxa"/>
          </w:tcPr>
          <w:p w14:paraId="591AA5C5" w14:textId="4EAE7765" w:rsidR="00160B43" w:rsidRPr="00FB224F" w:rsidRDefault="00160B43" w:rsidP="00160B43">
            <w:pPr>
              <w:spacing w:line="276" w:lineRule="auto"/>
              <w:rPr>
                <w:rFonts w:cstheme="minorHAnsi"/>
              </w:rPr>
            </w:pPr>
          </w:p>
        </w:tc>
      </w:tr>
      <w:tr w:rsidR="00160B43" w14:paraId="25DEE938" w14:textId="77777777" w:rsidTr="00EE177C">
        <w:tc>
          <w:tcPr>
            <w:tcW w:w="2053" w:type="dxa"/>
            <w:vMerge/>
          </w:tcPr>
          <w:p w14:paraId="74E36BBC" w14:textId="77777777" w:rsidR="00160B43" w:rsidRPr="00FB224F" w:rsidRDefault="00160B43" w:rsidP="00160B43">
            <w:pPr>
              <w:spacing w:line="276" w:lineRule="auto"/>
              <w:rPr>
                <w:rFonts w:cstheme="minorHAnsi"/>
              </w:rPr>
            </w:pPr>
          </w:p>
        </w:tc>
        <w:tc>
          <w:tcPr>
            <w:tcW w:w="2160" w:type="dxa"/>
          </w:tcPr>
          <w:p w14:paraId="53A8F428" w14:textId="23C01CB8" w:rsidR="00160B43" w:rsidRPr="00FB224F" w:rsidRDefault="00160B43" w:rsidP="00160B43">
            <w:pPr>
              <w:spacing w:line="276" w:lineRule="auto"/>
              <w:rPr>
                <w:rFonts w:cstheme="minorHAnsi"/>
              </w:rPr>
            </w:pPr>
            <w:del w:id="58" w:author="Kamran Shaukat" w:date="2022-10-03T20:04:00Z">
              <w:r w:rsidRPr="00FB224F" w:rsidDel="005C47A4">
                <w:rPr>
                  <w:rFonts w:cstheme="minorHAnsi"/>
                </w:rPr>
                <w:delText>Campus</w:delText>
              </w:r>
            </w:del>
          </w:p>
        </w:tc>
        <w:tc>
          <w:tcPr>
            <w:tcW w:w="1664" w:type="dxa"/>
          </w:tcPr>
          <w:p w14:paraId="13AB977F" w14:textId="3B6EC674" w:rsidR="00160B43" w:rsidRPr="00FB224F" w:rsidRDefault="00160B43" w:rsidP="00160B43">
            <w:pPr>
              <w:spacing w:line="276" w:lineRule="auto"/>
              <w:rPr>
                <w:rFonts w:cstheme="minorHAnsi"/>
              </w:rPr>
            </w:pPr>
            <w:del w:id="59" w:author="Kamran Shaukat" w:date="2022-10-03T20:04:00Z">
              <w:r w:rsidRPr="00FB224F" w:rsidDel="005C47A4">
                <w:rPr>
                  <w:rFonts w:cstheme="minorHAnsi"/>
                </w:rPr>
                <w:delText>Campus of the resource’s location</w:delText>
              </w:r>
            </w:del>
          </w:p>
        </w:tc>
        <w:tc>
          <w:tcPr>
            <w:tcW w:w="1382" w:type="dxa"/>
          </w:tcPr>
          <w:p w14:paraId="38DFAB5E" w14:textId="7F737ECA" w:rsidR="00160B43" w:rsidRPr="00FB224F" w:rsidRDefault="009E1065" w:rsidP="00160B43">
            <w:pPr>
              <w:spacing w:line="276" w:lineRule="auto"/>
              <w:rPr>
                <w:rFonts w:cstheme="minorHAnsi"/>
              </w:rPr>
            </w:pPr>
            <w:del w:id="60" w:author="Kamran Shaukat" w:date="2022-10-03T20:04:00Z">
              <w:r w:rsidDel="005C47A4">
                <w:rPr>
                  <w:rFonts w:cstheme="minorHAnsi"/>
                </w:rPr>
                <w:delText>Varchar (</w:delText>
              </w:r>
              <w:r w:rsidR="00356018" w:rsidDel="005C47A4">
                <w:rPr>
                  <w:rFonts w:cstheme="minorHAnsi"/>
                </w:rPr>
                <w:delText>3</w:delText>
              </w:r>
              <w:r w:rsidR="00A71435" w:rsidDel="005C47A4">
                <w:rPr>
                  <w:rFonts w:cstheme="minorHAnsi"/>
                </w:rPr>
                <w:delText>0</w:delText>
              </w:r>
              <w:r w:rsidDel="005C47A4">
                <w:rPr>
                  <w:rFonts w:cstheme="minorHAnsi"/>
                </w:rPr>
                <w:delText>)</w:delText>
              </w:r>
            </w:del>
          </w:p>
        </w:tc>
        <w:tc>
          <w:tcPr>
            <w:tcW w:w="575" w:type="dxa"/>
          </w:tcPr>
          <w:p w14:paraId="77BE12E1" w14:textId="366AA179" w:rsidR="00160B43" w:rsidRPr="00FB224F" w:rsidRDefault="00160B43" w:rsidP="00160B43">
            <w:pPr>
              <w:spacing w:line="276" w:lineRule="auto"/>
              <w:rPr>
                <w:rFonts w:cstheme="minorHAnsi"/>
              </w:rPr>
            </w:pPr>
            <w:del w:id="61" w:author="Kamran Shaukat" w:date="2022-10-03T20:04:00Z">
              <w:r w:rsidRPr="00FB224F" w:rsidDel="005C47A4">
                <w:rPr>
                  <w:rFonts w:cstheme="minorHAnsi"/>
                </w:rPr>
                <w:delText>N</w:delText>
              </w:r>
            </w:del>
          </w:p>
        </w:tc>
        <w:tc>
          <w:tcPr>
            <w:tcW w:w="812" w:type="dxa"/>
          </w:tcPr>
          <w:p w14:paraId="51E74ADB" w14:textId="4A839EA9" w:rsidR="00160B43" w:rsidRPr="00FB224F" w:rsidRDefault="00160B43" w:rsidP="00160B43">
            <w:pPr>
              <w:spacing w:line="276" w:lineRule="auto"/>
              <w:rPr>
                <w:rFonts w:cstheme="minorHAnsi"/>
              </w:rPr>
            </w:pPr>
            <w:del w:id="62" w:author="Kamran Shaukat" w:date="2022-10-03T20:04:00Z">
              <w:r w:rsidRPr="00FB224F" w:rsidDel="005C47A4">
                <w:rPr>
                  <w:rFonts w:cstheme="minorHAnsi"/>
                </w:rPr>
                <w:delText>N</w:delText>
              </w:r>
            </w:del>
          </w:p>
        </w:tc>
        <w:tc>
          <w:tcPr>
            <w:tcW w:w="913" w:type="dxa"/>
          </w:tcPr>
          <w:p w14:paraId="312F9CFC" w14:textId="75F81D29" w:rsidR="00160B43" w:rsidRPr="00FB224F" w:rsidRDefault="00160B43" w:rsidP="00160B43">
            <w:pPr>
              <w:spacing w:line="276" w:lineRule="auto"/>
              <w:rPr>
                <w:rFonts w:cstheme="minorHAnsi"/>
              </w:rPr>
            </w:pPr>
            <w:del w:id="63" w:author="Kamran Shaukat" w:date="2022-10-03T20:04:00Z">
              <w:r w:rsidRPr="00FB224F" w:rsidDel="005C47A4">
                <w:rPr>
                  <w:rFonts w:cstheme="minorHAnsi"/>
                </w:rPr>
                <w:delText>N</w:delText>
              </w:r>
            </w:del>
          </w:p>
        </w:tc>
        <w:tc>
          <w:tcPr>
            <w:tcW w:w="1215" w:type="dxa"/>
          </w:tcPr>
          <w:p w14:paraId="0AA638D5" w14:textId="5E54CAE2" w:rsidR="00160B43" w:rsidRPr="00FB224F" w:rsidRDefault="00160B43" w:rsidP="00160B43">
            <w:pPr>
              <w:spacing w:line="276" w:lineRule="auto"/>
              <w:rPr>
                <w:rFonts w:cstheme="minorHAnsi"/>
              </w:rPr>
            </w:pPr>
            <w:del w:id="64" w:author="Kamran Shaukat" w:date="2022-10-03T20:04:00Z">
              <w:r w:rsidRPr="00FB224F" w:rsidDel="005C47A4">
                <w:rPr>
                  <w:rFonts w:cstheme="minorHAnsi"/>
                </w:rPr>
                <w:delText>“SDS”</w:delText>
              </w:r>
            </w:del>
          </w:p>
        </w:tc>
      </w:tr>
      <w:tr w:rsidR="00160B43" w14:paraId="620F9E3E" w14:textId="77777777" w:rsidTr="00EE177C">
        <w:tc>
          <w:tcPr>
            <w:tcW w:w="2053" w:type="dxa"/>
            <w:vMerge/>
          </w:tcPr>
          <w:p w14:paraId="0E094764" w14:textId="77777777" w:rsidR="00160B43" w:rsidRPr="00FB224F" w:rsidRDefault="00160B43" w:rsidP="00160B43">
            <w:pPr>
              <w:spacing w:line="276" w:lineRule="auto"/>
              <w:rPr>
                <w:rFonts w:cstheme="minorHAnsi"/>
              </w:rPr>
            </w:pPr>
          </w:p>
        </w:tc>
        <w:tc>
          <w:tcPr>
            <w:tcW w:w="2160" w:type="dxa"/>
          </w:tcPr>
          <w:p w14:paraId="15049136" w14:textId="1DF07C17" w:rsidR="00160B43" w:rsidRPr="00FB224F" w:rsidRDefault="00160B43" w:rsidP="00160B43">
            <w:pPr>
              <w:spacing w:line="276" w:lineRule="auto"/>
              <w:rPr>
                <w:rFonts w:cstheme="minorHAnsi"/>
              </w:rPr>
            </w:pPr>
            <w:del w:id="65" w:author="Kamran Shaukat" w:date="2022-10-03T20:04:00Z">
              <w:r w:rsidRPr="00FB224F" w:rsidDel="005C47A4">
                <w:rPr>
                  <w:rFonts w:cstheme="minorHAnsi"/>
                </w:rPr>
                <w:delText>Building</w:delText>
              </w:r>
            </w:del>
          </w:p>
        </w:tc>
        <w:tc>
          <w:tcPr>
            <w:tcW w:w="1664" w:type="dxa"/>
          </w:tcPr>
          <w:p w14:paraId="6B437BD6" w14:textId="32591111" w:rsidR="00160B43" w:rsidRPr="00FB224F" w:rsidRDefault="00160B43" w:rsidP="00160B43">
            <w:pPr>
              <w:spacing w:line="276" w:lineRule="auto"/>
              <w:rPr>
                <w:rFonts w:cstheme="minorHAnsi"/>
              </w:rPr>
            </w:pPr>
            <w:del w:id="66" w:author="Kamran Shaukat" w:date="2022-10-03T20:04:00Z">
              <w:r w:rsidRPr="00FB224F" w:rsidDel="005C47A4">
                <w:rPr>
                  <w:rFonts w:cstheme="minorHAnsi"/>
                </w:rPr>
                <w:delText>Building of the resource’s location</w:delText>
              </w:r>
            </w:del>
          </w:p>
        </w:tc>
        <w:tc>
          <w:tcPr>
            <w:tcW w:w="1382" w:type="dxa"/>
          </w:tcPr>
          <w:p w14:paraId="16F2BBED" w14:textId="6051849B" w:rsidR="00160B43" w:rsidRPr="00FB224F" w:rsidRDefault="009E1065" w:rsidP="00160B43">
            <w:pPr>
              <w:spacing w:line="276" w:lineRule="auto"/>
              <w:rPr>
                <w:rFonts w:cstheme="minorHAnsi"/>
              </w:rPr>
            </w:pPr>
            <w:del w:id="67" w:author="Kamran Shaukat" w:date="2022-10-03T20:04:00Z">
              <w:r w:rsidDel="005C47A4">
                <w:rPr>
                  <w:rFonts w:cstheme="minorHAnsi"/>
                </w:rPr>
                <w:delText>Varchar (</w:delText>
              </w:r>
              <w:r w:rsidR="00356018" w:rsidDel="005C47A4">
                <w:rPr>
                  <w:rFonts w:cstheme="minorHAnsi"/>
                </w:rPr>
                <w:delText>30</w:delText>
              </w:r>
              <w:r w:rsidDel="005C47A4">
                <w:rPr>
                  <w:rFonts w:cstheme="minorHAnsi"/>
                </w:rPr>
                <w:delText>)</w:delText>
              </w:r>
            </w:del>
          </w:p>
        </w:tc>
        <w:tc>
          <w:tcPr>
            <w:tcW w:w="575" w:type="dxa"/>
          </w:tcPr>
          <w:p w14:paraId="79203E3F" w14:textId="50C5A94E" w:rsidR="00160B43" w:rsidRPr="00FB224F" w:rsidRDefault="00160B43" w:rsidP="00160B43">
            <w:pPr>
              <w:spacing w:line="276" w:lineRule="auto"/>
              <w:rPr>
                <w:rFonts w:cstheme="minorHAnsi"/>
              </w:rPr>
            </w:pPr>
            <w:del w:id="68" w:author="Kamran Shaukat" w:date="2022-10-03T20:04:00Z">
              <w:r w:rsidRPr="00FB224F" w:rsidDel="005C47A4">
                <w:rPr>
                  <w:rFonts w:cstheme="minorHAnsi"/>
                </w:rPr>
                <w:delText>N</w:delText>
              </w:r>
            </w:del>
          </w:p>
        </w:tc>
        <w:tc>
          <w:tcPr>
            <w:tcW w:w="812" w:type="dxa"/>
          </w:tcPr>
          <w:p w14:paraId="6500FE35" w14:textId="3FD7B19D" w:rsidR="00160B43" w:rsidRPr="00FB224F" w:rsidRDefault="00160B43" w:rsidP="00160B43">
            <w:pPr>
              <w:spacing w:line="276" w:lineRule="auto"/>
              <w:rPr>
                <w:rFonts w:cstheme="minorHAnsi"/>
              </w:rPr>
            </w:pPr>
            <w:del w:id="69" w:author="Kamran Shaukat" w:date="2022-10-03T20:04:00Z">
              <w:r w:rsidRPr="00FB224F" w:rsidDel="005C47A4">
                <w:rPr>
                  <w:rFonts w:cstheme="minorHAnsi"/>
                </w:rPr>
                <w:delText>N</w:delText>
              </w:r>
            </w:del>
          </w:p>
        </w:tc>
        <w:tc>
          <w:tcPr>
            <w:tcW w:w="913" w:type="dxa"/>
          </w:tcPr>
          <w:p w14:paraId="722512E3" w14:textId="41499B4D" w:rsidR="00160B43" w:rsidRPr="00FB224F" w:rsidRDefault="00160B43" w:rsidP="00160B43">
            <w:pPr>
              <w:spacing w:line="276" w:lineRule="auto"/>
              <w:rPr>
                <w:rFonts w:cstheme="minorHAnsi"/>
              </w:rPr>
            </w:pPr>
            <w:del w:id="70" w:author="Kamran Shaukat" w:date="2022-10-03T20:04:00Z">
              <w:r w:rsidRPr="00FB224F" w:rsidDel="005C47A4">
                <w:rPr>
                  <w:rFonts w:cstheme="minorHAnsi"/>
                </w:rPr>
                <w:delText>N</w:delText>
              </w:r>
            </w:del>
          </w:p>
        </w:tc>
        <w:tc>
          <w:tcPr>
            <w:tcW w:w="1215" w:type="dxa"/>
          </w:tcPr>
          <w:p w14:paraId="1352944A" w14:textId="1C1A8AC0" w:rsidR="00160B43" w:rsidRPr="00FB224F" w:rsidRDefault="00160B43" w:rsidP="00160B43">
            <w:pPr>
              <w:spacing w:line="276" w:lineRule="auto"/>
              <w:rPr>
                <w:rFonts w:cstheme="minorHAnsi"/>
              </w:rPr>
            </w:pPr>
            <w:del w:id="71" w:author="Kamran Shaukat" w:date="2022-10-03T20:04:00Z">
              <w:r w:rsidRPr="00FB224F" w:rsidDel="005C47A4">
                <w:rPr>
                  <w:rFonts w:cstheme="minorHAnsi"/>
                </w:rPr>
                <w:delText>“BSD”</w:delText>
              </w:r>
            </w:del>
          </w:p>
        </w:tc>
      </w:tr>
      <w:tr w:rsidR="00160B43" w14:paraId="535B6A3D" w14:textId="77777777" w:rsidTr="00EE177C">
        <w:tc>
          <w:tcPr>
            <w:tcW w:w="2053" w:type="dxa"/>
            <w:vMerge/>
          </w:tcPr>
          <w:p w14:paraId="5D36CC62" w14:textId="77777777" w:rsidR="00160B43" w:rsidRPr="00FB224F" w:rsidRDefault="00160B43" w:rsidP="00160B43">
            <w:pPr>
              <w:spacing w:line="276" w:lineRule="auto"/>
              <w:rPr>
                <w:rFonts w:cstheme="minorHAnsi"/>
              </w:rPr>
            </w:pPr>
          </w:p>
        </w:tc>
        <w:tc>
          <w:tcPr>
            <w:tcW w:w="2160" w:type="dxa"/>
          </w:tcPr>
          <w:p w14:paraId="1A4BB7E0" w14:textId="3F522B28" w:rsidR="00160B43" w:rsidRPr="00FB224F" w:rsidRDefault="00160B43" w:rsidP="00160B43">
            <w:pPr>
              <w:spacing w:line="276" w:lineRule="auto"/>
              <w:rPr>
                <w:rFonts w:cstheme="minorHAnsi"/>
              </w:rPr>
            </w:pPr>
            <w:del w:id="72" w:author="Kamran Shaukat" w:date="2022-10-03T20:04:00Z">
              <w:r w:rsidRPr="00FB224F" w:rsidDel="005C47A4">
                <w:rPr>
                  <w:rFonts w:cstheme="minorHAnsi"/>
                </w:rPr>
                <w:delText>Room</w:delText>
              </w:r>
            </w:del>
          </w:p>
        </w:tc>
        <w:tc>
          <w:tcPr>
            <w:tcW w:w="1664" w:type="dxa"/>
          </w:tcPr>
          <w:p w14:paraId="65D9D1E8" w14:textId="37BBEBCF" w:rsidR="00160B43" w:rsidRPr="00FB224F" w:rsidRDefault="00160B43" w:rsidP="00160B43">
            <w:pPr>
              <w:spacing w:line="276" w:lineRule="auto"/>
              <w:rPr>
                <w:rFonts w:cstheme="minorHAnsi"/>
              </w:rPr>
            </w:pPr>
            <w:del w:id="73" w:author="Kamran Shaukat" w:date="2022-10-03T20:04:00Z">
              <w:r w:rsidRPr="00FB224F" w:rsidDel="005C47A4">
                <w:rPr>
                  <w:rFonts w:cstheme="minorHAnsi"/>
                </w:rPr>
                <w:delText>Room of the resource’s location</w:delText>
              </w:r>
            </w:del>
          </w:p>
        </w:tc>
        <w:tc>
          <w:tcPr>
            <w:tcW w:w="1382" w:type="dxa"/>
          </w:tcPr>
          <w:p w14:paraId="7056A0B2" w14:textId="794DC643" w:rsidR="00160B43" w:rsidRPr="00FB224F" w:rsidRDefault="009E1065" w:rsidP="00160B43">
            <w:pPr>
              <w:spacing w:line="276" w:lineRule="auto"/>
              <w:rPr>
                <w:rFonts w:cstheme="minorHAnsi"/>
              </w:rPr>
            </w:pPr>
            <w:del w:id="74" w:author="Kamran Shaukat" w:date="2022-10-03T20:04:00Z">
              <w:r w:rsidDel="005C47A4">
                <w:rPr>
                  <w:rFonts w:cstheme="minorHAnsi"/>
                </w:rPr>
                <w:delText>Varchar (</w:delText>
              </w:r>
              <w:r w:rsidR="00356018" w:rsidDel="005C47A4">
                <w:rPr>
                  <w:rFonts w:cstheme="minorHAnsi"/>
                </w:rPr>
                <w:delText>25</w:delText>
              </w:r>
              <w:r w:rsidDel="005C47A4">
                <w:rPr>
                  <w:rFonts w:cstheme="minorHAnsi"/>
                </w:rPr>
                <w:delText>)</w:delText>
              </w:r>
            </w:del>
          </w:p>
        </w:tc>
        <w:tc>
          <w:tcPr>
            <w:tcW w:w="575" w:type="dxa"/>
          </w:tcPr>
          <w:p w14:paraId="465FD0B0" w14:textId="3321820D" w:rsidR="00160B43" w:rsidRPr="00FB224F" w:rsidRDefault="00160B43" w:rsidP="00160B43">
            <w:pPr>
              <w:spacing w:line="276" w:lineRule="auto"/>
              <w:rPr>
                <w:rFonts w:cstheme="minorHAnsi"/>
              </w:rPr>
            </w:pPr>
            <w:del w:id="75" w:author="Kamran Shaukat" w:date="2022-10-03T20:04:00Z">
              <w:r w:rsidRPr="00FB224F" w:rsidDel="005C47A4">
                <w:rPr>
                  <w:rFonts w:cstheme="minorHAnsi"/>
                </w:rPr>
                <w:delText>N</w:delText>
              </w:r>
            </w:del>
          </w:p>
        </w:tc>
        <w:tc>
          <w:tcPr>
            <w:tcW w:w="812" w:type="dxa"/>
          </w:tcPr>
          <w:p w14:paraId="64D5CBDF" w14:textId="49CF5CA2" w:rsidR="00160B43" w:rsidRPr="00FB224F" w:rsidRDefault="00160B43" w:rsidP="00160B43">
            <w:pPr>
              <w:spacing w:line="276" w:lineRule="auto"/>
              <w:rPr>
                <w:rFonts w:cstheme="minorHAnsi"/>
              </w:rPr>
            </w:pPr>
            <w:del w:id="76" w:author="Kamran Shaukat" w:date="2022-10-03T20:04:00Z">
              <w:r w:rsidRPr="00FB224F" w:rsidDel="005C47A4">
                <w:rPr>
                  <w:rFonts w:cstheme="minorHAnsi"/>
                </w:rPr>
                <w:delText>N</w:delText>
              </w:r>
            </w:del>
          </w:p>
        </w:tc>
        <w:tc>
          <w:tcPr>
            <w:tcW w:w="913" w:type="dxa"/>
          </w:tcPr>
          <w:p w14:paraId="78FB2557" w14:textId="68135C78" w:rsidR="00160B43" w:rsidRPr="00FB224F" w:rsidRDefault="00160B43" w:rsidP="00160B43">
            <w:pPr>
              <w:spacing w:line="276" w:lineRule="auto"/>
              <w:rPr>
                <w:rFonts w:cstheme="minorHAnsi"/>
              </w:rPr>
            </w:pPr>
            <w:del w:id="77" w:author="Kamran Shaukat" w:date="2022-10-03T20:04:00Z">
              <w:r w:rsidRPr="00FB224F" w:rsidDel="005C47A4">
                <w:rPr>
                  <w:rFonts w:cstheme="minorHAnsi"/>
                </w:rPr>
                <w:delText>N</w:delText>
              </w:r>
            </w:del>
          </w:p>
        </w:tc>
        <w:tc>
          <w:tcPr>
            <w:tcW w:w="1215" w:type="dxa"/>
          </w:tcPr>
          <w:p w14:paraId="55D47A0F" w14:textId="2DD539B3" w:rsidR="00160B43" w:rsidRPr="00FB224F" w:rsidRDefault="00160B43" w:rsidP="00160B43">
            <w:pPr>
              <w:spacing w:line="276" w:lineRule="auto"/>
              <w:rPr>
                <w:rFonts w:cstheme="minorHAnsi"/>
              </w:rPr>
            </w:pPr>
            <w:del w:id="78" w:author="Kamran Shaukat" w:date="2022-10-03T20:04:00Z">
              <w:r w:rsidRPr="00FB224F" w:rsidDel="005C47A4">
                <w:rPr>
                  <w:rFonts w:cstheme="minorHAnsi"/>
                </w:rPr>
                <w:delText>“School Resource Centre”</w:delText>
              </w:r>
            </w:del>
          </w:p>
        </w:tc>
      </w:tr>
      <w:tr w:rsidR="00160B43" w14:paraId="57DBDBF2" w14:textId="77777777" w:rsidTr="00EE177C">
        <w:tc>
          <w:tcPr>
            <w:tcW w:w="2053" w:type="dxa"/>
            <w:vMerge w:val="restart"/>
          </w:tcPr>
          <w:p w14:paraId="4C44D670" w14:textId="694A9178" w:rsidR="00160B43" w:rsidRPr="00FB224F" w:rsidRDefault="00160B43" w:rsidP="00160B43">
            <w:pPr>
              <w:spacing w:line="276" w:lineRule="auto"/>
              <w:rPr>
                <w:rFonts w:cstheme="minorHAnsi"/>
              </w:rPr>
            </w:pPr>
            <w:r w:rsidRPr="00FB224F">
              <w:rPr>
                <w:rFonts w:cstheme="minorHAnsi"/>
              </w:rPr>
              <w:t>Category</w:t>
            </w:r>
          </w:p>
        </w:tc>
        <w:tc>
          <w:tcPr>
            <w:tcW w:w="2160" w:type="dxa"/>
          </w:tcPr>
          <w:p w14:paraId="07E36CBE" w14:textId="658A7DF5" w:rsidR="00160B43" w:rsidRPr="00FB224F" w:rsidRDefault="00160B43" w:rsidP="00160B43">
            <w:pPr>
              <w:spacing w:line="276" w:lineRule="auto"/>
              <w:rPr>
                <w:rFonts w:cstheme="minorHAnsi"/>
              </w:rPr>
            </w:pPr>
            <w:r w:rsidRPr="00FB224F">
              <w:rPr>
                <w:rFonts w:cstheme="minorHAnsi"/>
              </w:rPr>
              <w:t>categoryID</w:t>
            </w:r>
          </w:p>
        </w:tc>
        <w:tc>
          <w:tcPr>
            <w:tcW w:w="1664" w:type="dxa"/>
          </w:tcPr>
          <w:p w14:paraId="3ACF77A3" w14:textId="45AD1AA2" w:rsidR="00160B43" w:rsidRPr="00FB224F" w:rsidRDefault="00160B43" w:rsidP="00160B43">
            <w:pPr>
              <w:spacing w:line="276" w:lineRule="auto"/>
              <w:rPr>
                <w:rFonts w:cstheme="minorHAnsi"/>
              </w:rPr>
            </w:pPr>
            <w:r w:rsidRPr="00FB224F">
              <w:rPr>
                <w:rFonts w:cstheme="minorHAnsi"/>
              </w:rPr>
              <w:t>Identification code of the category</w:t>
            </w:r>
          </w:p>
        </w:tc>
        <w:tc>
          <w:tcPr>
            <w:tcW w:w="1382" w:type="dxa"/>
          </w:tcPr>
          <w:p w14:paraId="442D6E0C" w14:textId="012E3722" w:rsidR="00160B43" w:rsidRPr="00FB224F" w:rsidRDefault="00160B43" w:rsidP="00160B43">
            <w:pPr>
              <w:spacing w:line="276" w:lineRule="auto"/>
              <w:rPr>
                <w:rFonts w:cstheme="minorHAnsi"/>
              </w:rPr>
            </w:pPr>
            <w:r w:rsidRPr="00FB224F">
              <w:rPr>
                <w:rFonts w:cstheme="minorHAnsi"/>
              </w:rPr>
              <w:t>Varchar</w:t>
            </w:r>
            <w:r w:rsidR="009E1065">
              <w:rPr>
                <w:rFonts w:cstheme="minorHAnsi"/>
              </w:rPr>
              <w:t xml:space="preserve"> </w:t>
            </w:r>
            <w:r w:rsidRPr="00FB224F">
              <w:rPr>
                <w:rFonts w:cstheme="minorHAnsi"/>
              </w:rPr>
              <w:t>(10)</w:t>
            </w:r>
          </w:p>
        </w:tc>
        <w:tc>
          <w:tcPr>
            <w:tcW w:w="575" w:type="dxa"/>
          </w:tcPr>
          <w:p w14:paraId="1DE3A74A" w14:textId="0F755184" w:rsidR="00160B43" w:rsidRPr="00FB224F" w:rsidRDefault="00160B43" w:rsidP="00160B43">
            <w:pPr>
              <w:spacing w:line="276" w:lineRule="auto"/>
              <w:rPr>
                <w:rFonts w:cstheme="minorHAnsi"/>
              </w:rPr>
            </w:pPr>
            <w:r w:rsidRPr="00FB224F">
              <w:rPr>
                <w:rFonts w:cstheme="minorHAnsi"/>
              </w:rPr>
              <w:t>N</w:t>
            </w:r>
          </w:p>
        </w:tc>
        <w:tc>
          <w:tcPr>
            <w:tcW w:w="812" w:type="dxa"/>
          </w:tcPr>
          <w:p w14:paraId="41958F0F" w14:textId="335DEF0C" w:rsidR="00160B43" w:rsidRPr="00FB224F" w:rsidRDefault="00160B43" w:rsidP="00160B43">
            <w:pPr>
              <w:spacing w:line="276" w:lineRule="auto"/>
              <w:rPr>
                <w:rFonts w:cstheme="minorHAnsi"/>
              </w:rPr>
            </w:pPr>
            <w:r w:rsidRPr="00FB224F">
              <w:rPr>
                <w:rFonts w:cstheme="minorHAnsi"/>
              </w:rPr>
              <w:t>N</w:t>
            </w:r>
          </w:p>
        </w:tc>
        <w:tc>
          <w:tcPr>
            <w:tcW w:w="913" w:type="dxa"/>
          </w:tcPr>
          <w:p w14:paraId="219E0FBD" w14:textId="35A87F1E" w:rsidR="00160B43" w:rsidRPr="00FB224F" w:rsidRDefault="00160B43" w:rsidP="00160B43">
            <w:pPr>
              <w:spacing w:line="276" w:lineRule="auto"/>
              <w:rPr>
                <w:rFonts w:cstheme="minorHAnsi"/>
              </w:rPr>
            </w:pPr>
            <w:r w:rsidRPr="00FB224F">
              <w:rPr>
                <w:rFonts w:cstheme="minorHAnsi"/>
              </w:rPr>
              <w:t>N</w:t>
            </w:r>
          </w:p>
        </w:tc>
        <w:tc>
          <w:tcPr>
            <w:tcW w:w="1215" w:type="dxa"/>
          </w:tcPr>
          <w:p w14:paraId="47CE7E9B" w14:textId="77777777" w:rsidR="00160B43" w:rsidRPr="00FB224F" w:rsidRDefault="00160B43" w:rsidP="00160B43">
            <w:pPr>
              <w:spacing w:line="276" w:lineRule="auto"/>
              <w:rPr>
                <w:rFonts w:cstheme="minorHAnsi"/>
              </w:rPr>
            </w:pPr>
          </w:p>
        </w:tc>
      </w:tr>
      <w:tr w:rsidR="00160B43" w14:paraId="0C79493D" w14:textId="77777777" w:rsidTr="00EE177C">
        <w:tc>
          <w:tcPr>
            <w:tcW w:w="2053" w:type="dxa"/>
            <w:vMerge/>
          </w:tcPr>
          <w:p w14:paraId="115467A7" w14:textId="77777777" w:rsidR="00160B43" w:rsidRPr="00FB224F" w:rsidRDefault="00160B43" w:rsidP="00160B43">
            <w:pPr>
              <w:spacing w:line="276" w:lineRule="auto"/>
              <w:rPr>
                <w:rFonts w:cstheme="minorHAnsi"/>
              </w:rPr>
            </w:pPr>
          </w:p>
        </w:tc>
        <w:tc>
          <w:tcPr>
            <w:tcW w:w="2160" w:type="dxa"/>
          </w:tcPr>
          <w:p w14:paraId="6E191C60" w14:textId="2C935518" w:rsidR="00160B43" w:rsidRPr="00FB224F" w:rsidRDefault="00160B43" w:rsidP="00160B43">
            <w:pPr>
              <w:spacing w:line="276" w:lineRule="auto"/>
              <w:rPr>
                <w:rFonts w:cstheme="minorHAnsi"/>
              </w:rPr>
            </w:pPr>
            <w:r w:rsidRPr="00FB224F">
              <w:rPr>
                <w:rFonts w:cstheme="minorHAnsi"/>
              </w:rPr>
              <w:t>name</w:t>
            </w:r>
          </w:p>
        </w:tc>
        <w:tc>
          <w:tcPr>
            <w:tcW w:w="1664" w:type="dxa"/>
          </w:tcPr>
          <w:p w14:paraId="54627D3E" w14:textId="55FBD6E1" w:rsidR="00160B43" w:rsidRPr="00FB224F" w:rsidRDefault="00160B43" w:rsidP="00160B43">
            <w:pPr>
              <w:spacing w:line="276" w:lineRule="auto"/>
              <w:rPr>
                <w:rFonts w:cstheme="minorHAnsi"/>
              </w:rPr>
            </w:pPr>
            <w:r w:rsidRPr="00FB224F">
              <w:rPr>
                <w:rFonts w:cstheme="minorHAnsi"/>
              </w:rPr>
              <w:t>Name of the category</w:t>
            </w:r>
          </w:p>
        </w:tc>
        <w:tc>
          <w:tcPr>
            <w:tcW w:w="1382" w:type="dxa"/>
          </w:tcPr>
          <w:p w14:paraId="616BA2CA" w14:textId="0908417A" w:rsidR="00160B43" w:rsidRPr="00FB224F" w:rsidRDefault="009E1065" w:rsidP="00160B43">
            <w:pPr>
              <w:spacing w:line="276" w:lineRule="auto"/>
              <w:rPr>
                <w:rFonts w:cstheme="minorHAnsi"/>
              </w:rPr>
            </w:pPr>
            <w:r>
              <w:rPr>
                <w:rFonts w:cstheme="minorHAnsi"/>
              </w:rPr>
              <w:t>Varchar (20)</w:t>
            </w:r>
          </w:p>
        </w:tc>
        <w:tc>
          <w:tcPr>
            <w:tcW w:w="575" w:type="dxa"/>
          </w:tcPr>
          <w:p w14:paraId="79511577" w14:textId="6568E261" w:rsidR="00160B43" w:rsidRPr="00FB224F" w:rsidRDefault="00160B43" w:rsidP="00160B43">
            <w:pPr>
              <w:spacing w:line="276" w:lineRule="auto"/>
              <w:rPr>
                <w:rFonts w:cstheme="minorHAnsi"/>
              </w:rPr>
            </w:pPr>
            <w:r w:rsidRPr="00FB224F">
              <w:rPr>
                <w:rFonts w:cstheme="minorHAnsi"/>
              </w:rPr>
              <w:t>N</w:t>
            </w:r>
          </w:p>
        </w:tc>
        <w:tc>
          <w:tcPr>
            <w:tcW w:w="812" w:type="dxa"/>
          </w:tcPr>
          <w:p w14:paraId="36B180A0" w14:textId="1C2180FC" w:rsidR="00160B43" w:rsidRPr="00FB224F" w:rsidRDefault="00160B43" w:rsidP="00160B43">
            <w:pPr>
              <w:spacing w:line="276" w:lineRule="auto"/>
              <w:rPr>
                <w:rFonts w:cstheme="minorHAnsi"/>
              </w:rPr>
            </w:pPr>
            <w:r w:rsidRPr="00FB224F">
              <w:rPr>
                <w:rFonts w:cstheme="minorHAnsi"/>
              </w:rPr>
              <w:t>N</w:t>
            </w:r>
          </w:p>
        </w:tc>
        <w:tc>
          <w:tcPr>
            <w:tcW w:w="913" w:type="dxa"/>
          </w:tcPr>
          <w:p w14:paraId="52A0407B" w14:textId="4C5E0A47" w:rsidR="00160B43" w:rsidRPr="00FB224F" w:rsidRDefault="00160B43" w:rsidP="00160B43">
            <w:pPr>
              <w:spacing w:line="276" w:lineRule="auto"/>
              <w:rPr>
                <w:rFonts w:cstheme="minorHAnsi"/>
              </w:rPr>
            </w:pPr>
            <w:r w:rsidRPr="00FB224F">
              <w:rPr>
                <w:rFonts w:cstheme="minorHAnsi"/>
              </w:rPr>
              <w:t>N</w:t>
            </w:r>
          </w:p>
        </w:tc>
        <w:tc>
          <w:tcPr>
            <w:tcW w:w="1215" w:type="dxa"/>
          </w:tcPr>
          <w:p w14:paraId="68D69E06" w14:textId="77777777" w:rsidR="00160B43" w:rsidRPr="00FB224F" w:rsidRDefault="00160B43" w:rsidP="00160B43">
            <w:pPr>
              <w:spacing w:line="276" w:lineRule="auto"/>
              <w:rPr>
                <w:rFonts w:cstheme="minorHAnsi"/>
              </w:rPr>
            </w:pPr>
          </w:p>
        </w:tc>
      </w:tr>
      <w:tr w:rsidR="00160B43" w14:paraId="2030BAD1" w14:textId="77777777" w:rsidTr="00EE177C">
        <w:tc>
          <w:tcPr>
            <w:tcW w:w="2053" w:type="dxa"/>
            <w:vMerge/>
          </w:tcPr>
          <w:p w14:paraId="69E9B678" w14:textId="77777777" w:rsidR="00160B43" w:rsidRPr="00FB224F" w:rsidRDefault="00160B43" w:rsidP="00160B43">
            <w:pPr>
              <w:spacing w:line="276" w:lineRule="auto"/>
              <w:rPr>
                <w:rFonts w:cstheme="minorHAnsi"/>
              </w:rPr>
            </w:pPr>
          </w:p>
        </w:tc>
        <w:tc>
          <w:tcPr>
            <w:tcW w:w="2160" w:type="dxa"/>
          </w:tcPr>
          <w:p w14:paraId="460A050B" w14:textId="384D5A96" w:rsidR="00160B43" w:rsidRPr="00FB224F" w:rsidRDefault="00160B43" w:rsidP="00160B43">
            <w:pPr>
              <w:spacing w:line="276" w:lineRule="auto"/>
              <w:rPr>
                <w:rFonts w:cstheme="minorHAnsi"/>
              </w:rPr>
            </w:pPr>
            <w:r w:rsidRPr="00FB224F">
              <w:rPr>
                <w:rFonts w:cstheme="minorHAnsi"/>
              </w:rPr>
              <w:t>description</w:t>
            </w:r>
          </w:p>
        </w:tc>
        <w:tc>
          <w:tcPr>
            <w:tcW w:w="1664" w:type="dxa"/>
          </w:tcPr>
          <w:p w14:paraId="09704812" w14:textId="44BBE00C" w:rsidR="00160B43" w:rsidRPr="00FB224F" w:rsidRDefault="00160B43" w:rsidP="00160B43">
            <w:pPr>
              <w:spacing w:line="276" w:lineRule="auto"/>
              <w:rPr>
                <w:rFonts w:cstheme="minorHAnsi"/>
              </w:rPr>
            </w:pPr>
            <w:r w:rsidRPr="00FB224F">
              <w:rPr>
                <w:rFonts w:cstheme="minorHAnsi"/>
              </w:rPr>
              <w:t>Description of the contents of the category</w:t>
            </w:r>
          </w:p>
        </w:tc>
        <w:tc>
          <w:tcPr>
            <w:tcW w:w="1382" w:type="dxa"/>
          </w:tcPr>
          <w:p w14:paraId="3389A28C" w14:textId="572A338B" w:rsidR="00160B43" w:rsidRPr="00FB224F" w:rsidRDefault="009E1065" w:rsidP="00160B43">
            <w:pPr>
              <w:spacing w:line="276" w:lineRule="auto"/>
              <w:rPr>
                <w:rFonts w:cstheme="minorHAnsi"/>
              </w:rPr>
            </w:pPr>
            <w:r>
              <w:rPr>
                <w:rFonts w:cstheme="minorHAnsi"/>
              </w:rPr>
              <w:t>varchar (100)</w:t>
            </w:r>
          </w:p>
        </w:tc>
        <w:tc>
          <w:tcPr>
            <w:tcW w:w="575" w:type="dxa"/>
          </w:tcPr>
          <w:p w14:paraId="422D9DB1" w14:textId="03C187DF" w:rsidR="00160B43" w:rsidRPr="00FB224F" w:rsidRDefault="00160B43" w:rsidP="00160B43">
            <w:pPr>
              <w:spacing w:line="276" w:lineRule="auto"/>
              <w:rPr>
                <w:rFonts w:cstheme="minorHAnsi"/>
              </w:rPr>
            </w:pPr>
            <w:r w:rsidRPr="00FB224F">
              <w:rPr>
                <w:rFonts w:cstheme="minorHAnsi"/>
              </w:rPr>
              <w:t>N</w:t>
            </w:r>
          </w:p>
        </w:tc>
        <w:tc>
          <w:tcPr>
            <w:tcW w:w="812" w:type="dxa"/>
          </w:tcPr>
          <w:p w14:paraId="6B07580E" w14:textId="4EBD319D" w:rsidR="00160B43" w:rsidRPr="00FB224F" w:rsidRDefault="00160B43" w:rsidP="00160B43">
            <w:pPr>
              <w:spacing w:line="276" w:lineRule="auto"/>
              <w:rPr>
                <w:rFonts w:cstheme="minorHAnsi"/>
              </w:rPr>
            </w:pPr>
            <w:r w:rsidRPr="00FB224F">
              <w:rPr>
                <w:rFonts w:cstheme="minorHAnsi"/>
              </w:rPr>
              <w:t>N</w:t>
            </w:r>
          </w:p>
        </w:tc>
        <w:tc>
          <w:tcPr>
            <w:tcW w:w="913" w:type="dxa"/>
          </w:tcPr>
          <w:p w14:paraId="13C9F93D" w14:textId="4B253C7C" w:rsidR="00160B43" w:rsidRPr="00FB224F" w:rsidRDefault="00160B43" w:rsidP="00160B43">
            <w:pPr>
              <w:spacing w:line="276" w:lineRule="auto"/>
              <w:rPr>
                <w:rFonts w:cstheme="minorHAnsi"/>
              </w:rPr>
            </w:pPr>
            <w:r w:rsidRPr="00FB224F">
              <w:rPr>
                <w:rFonts w:cstheme="minorHAnsi"/>
              </w:rPr>
              <w:t>N</w:t>
            </w:r>
          </w:p>
        </w:tc>
        <w:tc>
          <w:tcPr>
            <w:tcW w:w="1215" w:type="dxa"/>
          </w:tcPr>
          <w:p w14:paraId="466B5F38" w14:textId="77777777" w:rsidR="00160B43" w:rsidRPr="00FB224F" w:rsidRDefault="00160B43" w:rsidP="00160B43">
            <w:pPr>
              <w:spacing w:line="276" w:lineRule="auto"/>
              <w:rPr>
                <w:rFonts w:cstheme="minorHAnsi"/>
              </w:rPr>
            </w:pPr>
          </w:p>
        </w:tc>
      </w:tr>
      <w:tr w:rsidR="00160B43" w14:paraId="61AF3A48" w14:textId="77777777" w:rsidTr="00EE177C">
        <w:tc>
          <w:tcPr>
            <w:tcW w:w="2053" w:type="dxa"/>
            <w:vMerge/>
          </w:tcPr>
          <w:p w14:paraId="13BB7B79" w14:textId="77777777" w:rsidR="00160B43" w:rsidRPr="00FB224F" w:rsidRDefault="00160B43" w:rsidP="00160B43">
            <w:pPr>
              <w:spacing w:line="276" w:lineRule="auto"/>
              <w:rPr>
                <w:rFonts w:cstheme="minorHAnsi"/>
              </w:rPr>
            </w:pPr>
          </w:p>
        </w:tc>
        <w:tc>
          <w:tcPr>
            <w:tcW w:w="2160" w:type="dxa"/>
          </w:tcPr>
          <w:p w14:paraId="1A7C8988" w14:textId="505796A0" w:rsidR="00160B43" w:rsidRPr="00FB224F" w:rsidRDefault="00160B43" w:rsidP="00160B43">
            <w:pPr>
              <w:spacing w:line="276" w:lineRule="auto"/>
              <w:rPr>
                <w:rFonts w:cstheme="minorHAnsi"/>
              </w:rPr>
            </w:pPr>
            <w:r w:rsidRPr="00FB224F">
              <w:rPr>
                <w:rFonts w:cstheme="minorHAnsi"/>
              </w:rPr>
              <w:t>durationDays</w:t>
            </w:r>
          </w:p>
        </w:tc>
        <w:tc>
          <w:tcPr>
            <w:tcW w:w="1664" w:type="dxa"/>
          </w:tcPr>
          <w:p w14:paraId="36B4DF34" w14:textId="40579BEB" w:rsidR="00160B43" w:rsidRPr="00FB224F" w:rsidRDefault="00160B43" w:rsidP="00160B43">
            <w:pPr>
              <w:spacing w:line="276" w:lineRule="auto"/>
              <w:rPr>
                <w:rFonts w:cstheme="minorHAnsi"/>
              </w:rPr>
            </w:pPr>
            <w:r w:rsidRPr="00FB224F">
              <w:rPr>
                <w:rFonts w:cstheme="minorHAnsi"/>
              </w:rPr>
              <w:t>Days in which a category can be loaned</w:t>
            </w:r>
          </w:p>
        </w:tc>
        <w:tc>
          <w:tcPr>
            <w:tcW w:w="1382" w:type="dxa"/>
          </w:tcPr>
          <w:p w14:paraId="53E39B97" w14:textId="48881A62" w:rsidR="00160B43" w:rsidRPr="00FB224F" w:rsidRDefault="00892EF0" w:rsidP="00160B43">
            <w:pPr>
              <w:spacing w:line="276" w:lineRule="auto"/>
              <w:rPr>
                <w:rFonts w:cstheme="minorHAnsi"/>
              </w:rPr>
            </w:pPr>
            <w:r>
              <w:rPr>
                <w:rFonts w:cstheme="minorHAnsi"/>
              </w:rPr>
              <w:t>int (2)</w:t>
            </w:r>
          </w:p>
        </w:tc>
        <w:tc>
          <w:tcPr>
            <w:tcW w:w="575" w:type="dxa"/>
          </w:tcPr>
          <w:p w14:paraId="5DD4D78E" w14:textId="725D6AE9" w:rsidR="00160B43" w:rsidRPr="00FB224F" w:rsidRDefault="00160B43" w:rsidP="00160B43">
            <w:pPr>
              <w:spacing w:line="276" w:lineRule="auto"/>
              <w:rPr>
                <w:rFonts w:cstheme="minorHAnsi"/>
              </w:rPr>
            </w:pPr>
            <w:r w:rsidRPr="00FB224F">
              <w:rPr>
                <w:rFonts w:cstheme="minorHAnsi"/>
              </w:rPr>
              <w:t>N</w:t>
            </w:r>
          </w:p>
        </w:tc>
        <w:tc>
          <w:tcPr>
            <w:tcW w:w="812" w:type="dxa"/>
          </w:tcPr>
          <w:p w14:paraId="495E4B69" w14:textId="6E8E42D3" w:rsidR="00160B43" w:rsidRPr="00FB224F" w:rsidRDefault="00160B43" w:rsidP="00160B43">
            <w:pPr>
              <w:spacing w:line="276" w:lineRule="auto"/>
              <w:rPr>
                <w:rFonts w:cstheme="minorHAnsi"/>
              </w:rPr>
            </w:pPr>
            <w:r w:rsidRPr="00FB224F">
              <w:rPr>
                <w:rFonts w:cstheme="minorHAnsi"/>
              </w:rPr>
              <w:t>N</w:t>
            </w:r>
          </w:p>
        </w:tc>
        <w:tc>
          <w:tcPr>
            <w:tcW w:w="913" w:type="dxa"/>
          </w:tcPr>
          <w:p w14:paraId="417FD968" w14:textId="62A69A6D" w:rsidR="00160B43" w:rsidRPr="00FB224F" w:rsidRDefault="00160B43" w:rsidP="00160B43">
            <w:pPr>
              <w:spacing w:line="276" w:lineRule="auto"/>
              <w:rPr>
                <w:rFonts w:cstheme="minorHAnsi"/>
              </w:rPr>
            </w:pPr>
            <w:r w:rsidRPr="00FB224F">
              <w:rPr>
                <w:rFonts w:cstheme="minorHAnsi"/>
              </w:rPr>
              <w:t>N</w:t>
            </w:r>
          </w:p>
        </w:tc>
        <w:tc>
          <w:tcPr>
            <w:tcW w:w="1215" w:type="dxa"/>
          </w:tcPr>
          <w:p w14:paraId="60C43196" w14:textId="77777777" w:rsidR="00160B43" w:rsidRPr="00FB224F" w:rsidRDefault="00160B43" w:rsidP="00160B43">
            <w:pPr>
              <w:spacing w:line="276" w:lineRule="auto"/>
              <w:rPr>
                <w:rFonts w:cstheme="minorHAnsi"/>
              </w:rPr>
            </w:pPr>
          </w:p>
        </w:tc>
      </w:tr>
      <w:tr w:rsidR="00160B43" w14:paraId="6C68CC29" w14:textId="77777777" w:rsidTr="00EE177C">
        <w:tc>
          <w:tcPr>
            <w:tcW w:w="2053" w:type="dxa"/>
            <w:vMerge/>
          </w:tcPr>
          <w:p w14:paraId="4FDBB403" w14:textId="77777777" w:rsidR="00160B43" w:rsidRPr="00FB224F" w:rsidRDefault="00160B43" w:rsidP="00160B43">
            <w:pPr>
              <w:spacing w:line="276" w:lineRule="auto"/>
              <w:rPr>
                <w:rFonts w:cstheme="minorHAnsi"/>
              </w:rPr>
            </w:pPr>
          </w:p>
        </w:tc>
        <w:tc>
          <w:tcPr>
            <w:tcW w:w="2160" w:type="dxa"/>
          </w:tcPr>
          <w:p w14:paraId="3A95B68D" w14:textId="76E40489" w:rsidR="00160B43" w:rsidRPr="00FB224F" w:rsidRDefault="00160B43" w:rsidP="00160B43">
            <w:pPr>
              <w:spacing w:line="276" w:lineRule="auto"/>
              <w:rPr>
                <w:rFonts w:cstheme="minorHAnsi"/>
              </w:rPr>
            </w:pPr>
            <w:r w:rsidRPr="00FB224F">
              <w:rPr>
                <w:rFonts w:cstheme="minorHAnsi"/>
              </w:rPr>
              <w:t>durationHours</w:t>
            </w:r>
          </w:p>
        </w:tc>
        <w:tc>
          <w:tcPr>
            <w:tcW w:w="1664" w:type="dxa"/>
          </w:tcPr>
          <w:p w14:paraId="1C890270" w14:textId="6A564BFC" w:rsidR="00160B43" w:rsidRPr="00FB224F" w:rsidRDefault="00160B43" w:rsidP="00160B43">
            <w:pPr>
              <w:spacing w:line="276" w:lineRule="auto"/>
              <w:rPr>
                <w:rFonts w:cstheme="minorHAnsi"/>
              </w:rPr>
            </w:pPr>
            <w:r w:rsidRPr="00FB224F">
              <w:rPr>
                <w:rFonts w:cstheme="minorHAnsi"/>
              </w:rPr>
              <w:t xml:space="preserve">Hours in </w:t>
            </w:r>
            <w:proofErr w:type="gramStart"/>
            <w:r w:rsidRPr="00FB224F">
              <w:rPr>
                <w:rFonts w:cstheme="minorHAnsi"/>
              </w:rPr>
              <w:t>which  a</w:t>
            </w:r>
            <w:proofErr w:type="gramEnd"/>
            <w:r w:rsidRPr="00FB224F">
              <w:rPr>
                <w:rFonts w:cstheme="minorHAnsi"/>
              </w:rPr>
              <w:t xml:space="preserve"> category can be loaned</w:t>
            </w:r>
          </w:p>
        </w:tc>
        <w:tc>
          <w:tcPr>
            <w:tcW w:w="1382" w:type="dxa"/>
          </w:tcPr>
          <w:p w14:paraId="4F2F338A" w14:textId="74203899" w:rsidR="00160B43" w:rsidRPr="00FB224F" w:rsidRDefault="00892EF0" w:rsidP="00160B43">
            <w:pPr>
              <w:spacing w:line="276" w:lineRule="auto"/>
              <w:rPr>
                <w:rFonts w:cstheme="minorHAnsi"/>
              </w:rPr>
            </w:pPr>
            <w:r>
              <w:rPr>
                <w:rFonts w:cstheme="minorHAnsi"/>
              </w:rPr>
              <w:t>(2)</w:t>
            </w:r>
          </w:p>
        </w:tc>
        <w:tc>
          <w:tcPr>
            <w:tcW w:w="575" w:type="dxa"/>
          </w:tcPr>
          <w:p w14:paraId="60D91F74" w14:textId="28B4C5C5" w:rsidR="00160B43" w:rsidRPr="00FB224F" w:rsidRDefault="00160B43" w:rsidP="00160B43">
            <w:pPr>
              <w:spacing w:line="276" w:lineRule="auto"/>
              <w:rPr>
                <w:rFonts w:cstheme="minorHAnsi"/>
              </w:rPr>
            </w:pPr>
            <w:r w:rsidRPr="00FB224F">
              <w:rPr>
                <w:rFonts w:cstheme="minorHAnsi"/>
              </w:rPr>
              <w:t>N</w:t>
            </w:r>
          </w:p>
        </w:tc>
        <w:tc>
          <w:tcPr>
            <w:tcW w:w="812" w:type="dxa"/>
          </w:tcPr>
          <w:p w14:paraId="04989BAE" w14:textId="2C7F3884" w:rsidR="00160B43" w:rsidRPr="00FB224F" w:rsidRDefault="00160B43" w:rsidP="00160B43">
            <w:pPr>
              <w:spacing w:line="276" w:lineRule="auto"/>
              <w:rPr>
                <w:rFonts w:cstheme="minorHAnsi"/>
              </w:rPr>
            </w:pPr>
            <w:r w:rsidRPr="00FB224F">
              <w:rPr>
                <w:rFonts w:cstheme="minorHAnsi"/>
              </w:rPr>
              <w:t>N</w:t>
            </w:r>
          </w:p>
        </w:tc>
        <w:tc>
          <w:tcPr>
            <w:tcW w:w="913" w:type="dxa"/>
          </w:tcPr>
          <w:p w14:paraId="6D992352" w14:textId="27A7EF87" w:rsidR="00160B43" w:rsidRPr="00FB224F" w:rsidRDefault="00160B43" w:rsidP="00160B43">
            <w:pPr>
              <w:spacing w:line="276" w:lineRule="auto"/>
              <w:rPr>
                <w:rFonts w:cstheme="minorHAnsi"/>
              </w:rPr>
            </w:pPr>
            <w:r w:rsidRPr="00FB224F">
              <w:rPr>
                <w:rFonts w:cstheme="minorHAnsi"/>
              </w:rPr>
              <w:t>N</w:t>
            </w:r>
          </w:p>
        </w:tc>
        <w:tc>
          <w:tcPr>
            <w:tcW w:w="1215" w:type="dxa"/>
          </w:tcPr>
          <w:p w14:paraId="26ECFB13" w14:textId="77777777" w:rsidR="00160B43" w:rsidRPr="00FB224F" w:rsidRDefault="00160B43" w:rsidP="00160B43">
            <w:pPr>
              <w:spacing w:line="276" w:lineRule="auto"/>
              <w:rPr>
                <w:rFonts w:cstheme="minorHAnsi"/>
              </w:rPr>
            </w:pPr>
          </w:p>
        </w:tc>
      </w:tr>
      <w:tr w:rsidR="00160B43" w14:paraId="3E2519DA" w14:textId="77777777" w:rsidTr="00EE177C">
        <w:tc>
          <w:tcPr>
            <w:tcW w:w="2053" w:type="dxa"/>
            <w:vMerge w:val="restart"/>
          </w:tcPr>
          <w:p w14:paraId="01201A71" w14:textId="31626B4A" w:rsidR="00160B43" w:rsidRPr="00FB224F" w:rsidRDefault="00160B43" w:rsidP="00160B43">
            <w:pPr>
              <w:spacing w:line="276" w:lineRule="auto"/>
              <w:rPr>
                <w:rFonts w:cstheme="minorHAnsi"/>
              </w:rPr>
            </w:pPr>
            <w:r w:rsidRPr="00FB224F">
              <w:rPr>
                <w:rFonts w:cstheme="minorHAnsi"/>
              </w:rPr>
              <w:t>Privilege</w:t>
            </w:r>
          </w:p>
        </w:tc>
        <w:tc>
          <w:tcPr>
            <w:tcW w:w="2160" w:type="dxa"/>
          </w:tcPr>
          <w:p w14:paraId="47A323BD" w14:textId="677CD3E0" w:rsidR="00160B43" w:rsidRPr="00FB224F" w:rsidRDefault="00160B43" w:rsidP="00160B43">
            <w:pPr>
              <w:spacing w:line="276" w:lineRule="auto"/>
              <w:rPr>
                <w:rFonts w:cstheme="minorHAnsi"/>
              </w:rPr>
            </w:pPr>
            <w:r w:rsidRPr="00FB224F">
              <w:rPr>
                <w:rFonts w:cstheme="minorHAnsi"/>
              </w:rPr>
              <w:t>privID</w:t>
            </w:r>
          </w:p>
        </w:tc>
        <w:tc>
          <w:tcPr>
            <w:tcW w:w="1664" w:type="dxa"/>
          </w:tcPr>
          <w:p w14:paraId="589ED676" w14:textId="2625A737" w:rsidR="00160B43" w:rsidRPr="00FB224F" w:rsidRDefault="00160B43" w:rsidP="00160B43">
            <w:pPr>
              <w:spacing w:line="276" w:lineRule="auto"/>
              <w:rPr>
                <w:rFonts w:cstheme="minorHAnsi"/>
              </w:rPr>
            </w:pPr>
            <w:r w:rsidRPr="00FB224F">
              <w:rPr>
                <w:rFonts w:cstheme="minorHAnsi"/>
              </w:rPr>
              <w:t>Identification code of the privilege</w:t>
            </w:r>
          </w:p>
        </w:tc>
        <w:tc>
          <w:tcPr>
            <w:tcW w:w="1382" w:type="dxa"/>
          </w:tcPr>
          <w:p w14:paraId="60965923" w14:textId="7F765496" w:rsidR="00160B43" w:rsidRPr="00FB224F" w:rsidRDefault="00160B43" w:rsidP="00160B43">
            <w:pPr>
              <w:spacing w:line="276" w:lineRule="auto"/>
              <w:rPr>
                <w:rFonts w:cstheme="minorHAnsi"/>
              </w:rPr>
            </w:pPr>
            <w:r w:rsidRPr="00FB224F">
              <w:rPr>
                <w:rFonts w:cstheme="minorHAnsi"/>
              </w:rPr>
              <w:t>Varchar</w:t>
            </w:r>
            <w:r w:rsidR="00892EF0">
              <w:rPr>
                <w:rFonts w:cstheme="minorHAnsi"/>
              </w:rPr>
              <w:t xml:space="preserve"> </w:t>
            </w:r>
            <w:r w:rsidRPr="00FB224F">
              <w:rPr>
                <w:rFonts w:cstheme="minorHAnsi"/>
              </w:rPr>
              <w:t>(10)</w:t>
            </w:r>
          </w:p>
        </w:tc>
        <w:tc>
          <w:tcPr>
            <w:tcW w:w="575" w:type="dxa"/>
          </w:tcPr>
          <w:p w14:paraId="02E67F9E" w14:textId="22C4F877" w:rsidR="00160B43" w:rsidRPr="00FB224F" w:rsidRDefault="00160B43" w:rsidP="00160B43">
            <w:pPr>
              <w:spacing w:line="276" w:lineRule="auto"/>
              <w:rPr>
                <w:rFonts w:cstheme="minorHAnsi"/>
              </w:rPr>
            </w:pPr>
            <w:r w:rsidRPr="00FB224F">
              <w:rPr>
                <w:rFonts w:cstheme="minorHAnsi"/>
              </w:rPr>
              <w:t>N</w:t>
            </w:r>
          </w:p>
        </w:tc>
        <w:tc>
          <w:tcPr>
            <w:tcW w:w="812" w:type="dxa"/>
          </w:tcPr>
          <w:p w14:paraId="5FBA7317" w14:textId="709CE422" w:rsidR="00160B43" w:rsidRPr="00FB224F" w:rsidRDefault="00160B43" w:rsidP="00160B43">
            <w:pPr>
              <w:spacing w:line="276" w:lineRule="auto"/>
              <w:rPr>
                <w:rFonts w:cstheme="minorHAnsi"/>
              </w:rPr>
            </w:pPr>
            <w:r w:rsidRPr="00FB224F">
              <w:rPr>
                <w:rFonts w:cstheme="minorHAnsi"/>
              </w:rPr>
              <w:t>N</w:t>
            </w:r>
          </w:p>
        </w:tc>
        <w:tc>
          <w:tcPr>
            <w:tcW w:w="913" w:type="dxa"/>
          </w:tcPr>
          <w:p w14:paraId="0EDE1706" w14:textId="038F7BE9" w:rsidR="00160B43" w:rsidRPr="00FB224F" w:rsidRDefault="00160B43" w:rsidP="00160B43">
            <w:pPr>
              <w:spacing w:line="276" w:lineRule="auto"/>
              <w:rPr>
                <w:rFonts w:cstheme="minorHAnsi"/>
              </w:rPr>
            </w:pPr>
            <w:r w:rsidRPr="00FB224F">
              <w:rPr>
                <w:rFonts w:cstheme="minorHAnsi"/>
              </w:rPr>
              <w:t>N</w:t>
            </w:r>
          </w:p>
        </w:tc>
        <w:tc>
          <w:tcPr>
            <w:tcW w:w="1215" w:type="dxa"/>
          </w:tcPr>
          <w:p w14:paraId="7925E73D" w14:textId="77777777" w:rsidR="00160B43" w:rsidRPr="00FB224F" w:rsidRDefault="00160B43" w:rsidP="00160B43">
            <w:pPr>
              <w:spacing w:line="276" w:lineRule="auto"/>
              <w:rPr>
                <w:rFonts w:cstheme="minorHAnsi"/>
              </w:rPr>
            </w:pPr>
          </w:p>
        </w:tc>
      </w:tr>
      <w:tr w:rsidR="00160B43" w14:paraId="24469881" w14:textId="77777777" w:rsidTr="00EE177C">
        <w:tc>
          <w:tcPr>
            <w:tcW w:w="2053" w:type="dxa"/>
            <w:vMerge/>
          </w:tcPr>
          <w:p w14:paraId="3ACC8071" w14:textId="77777777" w:rsidR="00160B43" w:rsidRPr="00FB224F" w:rsidRDefault="00160B43" w:rsidP="00160B43">
            <w:pPr>
              <w:spacing w:line="276" w:lineRule="auto"/>
              <w:rPr>
                <w:rFonts w:cstheme="minorHAnsi"/>
              </w:rPr>
            </w:pPr>
          </w:p>
        </w:tc>
        <w:tc>
          <w:tcPr>
            <w:tcW w:w="2160" w:type="dxa"/>
          </w:tcPr>
          <w:p w14:paraId="5268315D" w14:textId="7B643F1F" w:rsidR="00160B43" w:rsidRPr="00FB224F" w:rsidRDefault="00160B43" w:rsidP="00160B43">
            <w:pPr>
              <w:spacing w:line="276" w:lineRule="auto"/>
              <w:rPr>
                <w:rFonts w:cstheme="minorHAnsi"/>
              </w:rPr>
            </w:pPr>
            <w:r w:rsidRPr="00FB224F">
              <w:rPr>
                <w:rFonts w:cstheme="minorHAnsi"/>
              </w:rPr>
              <w:t>description</w:t>
            </w:r>
          </w:p>
        </w:tc>
        <w:tc>
          <w:tcPr>
            <w:tcW w:w="1664" w:type="dxa"/>
          </w:tcPr>
          <w:p w14:paraId="023A8D1D" w14:textId="7A0F1349" w:rsidR="00160B43" w:rsidRPr="00FB224F" w:rsidRDefault="00160B43" w:rsidP="00160B43">
            <w:pPr>
              <w:spacing w:line="276" w:lineRule="auto"/>
              <w:rPr>
                <w:rFonts w:cstheme="minorHAnsi"/>
              </w:rPr>
            </w:pPr>
            <w:r w:rsidRPr="00FB224F">
              <w:rPr>
                <w:rFonts w:cstheme="minorHAnsi"/>
              </w:rPr>
              <w:t xml:space="preserve">Description of the </w:t>
            </w:r>
          </w:p>
        </w:tc>
        <w:tc>
          <w:tcPr>
            <w:tcW w:w="1382" w:type="dxa"/>
          </w:tcPr>
          <w:p w14:paraId="1B443A39" w14:textId="36DE0BC5" w:rsidR="00160B43" w:rsidRPr="00FB224F" w:rsidRDefault="00892EF0" w:rsidP="00160B43">
            <w:pPr>
              <w:spacing w:line="276" w:lineRule="auto"/>
              <w:rPr>
                <w:rFonts w:cstheme="minorHAnsi"/>
              </w:rPr>
            </w:pPr>
            <w:r>
              <w:rPr>
                <w:rFonts w:cstheme="minorHAnsi"/>
              </w:rPr>
              <w:t>Varchar (100)</w:t>
            </w:r>
          </w:p>
        </w:tc>
        <w:tc>
          <w:tcPr>
            <w:tcW w:w="575" w:type="dxa"/>
          </w:tcPr>
          <w:p w14:paraId="237A6864" w14:textId="1E1603D1" w:rsidR="00160B43" w:rsidRPr="00FB224F" w:rsidRDefault="00160B43" w:rsidP="00160B43">
            <w:pPr>
              <w:spacing w:line="276" w:lineRule="auto"/>
              <w:rPr>
                <w:rFonts w:cstheme="minorHAnsi"/>
              </w:rPr>
            </w:pPr>
            <w:r w:rsidRPr="00FB224F">
              <w:rPr>
                <w:rFonts w:cstheme="minorHAnsi"/>
              </w:rPr>
              <w:t>Y</w:t>
            </w:r>
          </w:p>
        </w:tc>
        <w:tc>
          <w:tcPr>
            <w:tcW w:w="812" w:type="dxa"/>
          </w:tcPr>
          <w:p w14:paraId="2A0379FA" w14:textId="4D9D3847" w:rsidR="00160B43" w:rsidRPr="00FB224F" w:rsidRDefault="00160B43" w:rsidP="00160B43">
            <w:pPr>
              <w:spacing w:line="276" w:lineRule="auto"/>
              <w:rPr>
                <w:rFonts w:cstheme="minorHAnsi"/>
              </w:rPr>
            </w:pPr>
            <w:r w:rsidRPr="00FB224F">
              <w:rPr>
                <w:rFonts w:cstheme="minorHAnsi"/>
              </w:rPr>
              <w:t>N</w:t>
            </w:r>
          </w:p>
        </w:tc>
        <w:tc>
          <w:tcPr>
            <w:tcW w:w="913" w:type="dxa"/>
          </w:tcPr>
          <w:p w14:paraId="626B47C1" w14:textId="2384C87C" w:rsidR="00160B43" w:rsidRPr="00FB224F" w:rsidRDefault="00160B43" w:rsidP="00160B43">
            <w:pPr>
              <w:spacing w:line="276" w:lineRule="auto"/>
              <w:rPr>
                <w:rFonts w:cstheme="minorHAnsi"/>
              </w:rPr>
            </w:pPr>
            <w:r w:rsidRPr="00FB224F">
              <w:rPr>
                <w:rFonts w:cstheme="minorHAnsi"/>
              </w:rPr>
              <w:t>N</w:t>
            </w:r>
          </w:p>
        </w:tc>
        <w:tc>
          <w:tcPr>
            <w:tcW w:w="1215" w:type="dxa"/>
          </w:tcPr>
          <w:p w14:paraId="48ACB272" w14:textId="77777777" w:rsidR="00160B43" w:rsidRPr="00FB224F" w:rsidRDefault="00160B43" w:rsidP="00160B43">
            <w:pPr>
              <w:spacing w:line="276" w:lineRule="auto"/>
              <w:rPr>
                <w:rFonts w:cstheme="minorHAnsi"/>
              </w:rPr>
            </w:pPr>
          </w:p>
        </w:tc>
      </w:tr>
      <w:tr w:rsidR="00160B43" w14:paraId="6DAA90F8" w14:textId="77777777" w:rsidTr="00EE177C">
        <w:tc>
          <w:tcPr>
            <w:tcW w:w="2053" w:type="dxa"/>
            <w:vMerge/>
          </w:tcPr>
          <w:p w14:paraId="6F2B9C07" w14:textId="77777777" w:rsidR="00160B43" w:rsidRPr="00FB224F" w:rsidRDefault="00160B43" w:rsidP="00160B43">
            <w:pPr>
              <w:spacing w:line="276" w:lineRule="auto"/>
              <w:rPr>
                <w:rFonts w:cstheme="minorHAnsi"/>
              </w:rPr>
            </w:pPr>
          </w:p>
        </w:tc>
        <w:tc>
          <w:tcPr>
            <w:tcW w:w="2160" w:type="dxa"/>
          </w:tcPr>
          <w:p w14:paraId="770DA257" w14:textId="7BC8B8D4" w:rsidR="00160B43" w:rsidRPr="00FB224F" w:rsidRDefault="00160B43" w:rsidP="00160B43">
            <w:pPr>
              <w:spacing w:line="276" w:lineRule="auto"/>
              <w:rPr>
                <w:rFonts w:cstheme="minorHAnsi"/>
              </w:rPr>
            </w:pPr>
            <w:r w:rsidRPr="00FB224F">
              <w:rPr>
                <w:rFonts w:cstheme="minorHAnsi"/>
              </w:rPr>
              <w:t>borrowCapacity</w:t>
            </w:r>
          </w:p>
        </w:tc>
        <w:tc>
          <w:tcPr>
            <w:tcW w:w="1664" w:type="dxa"/>
          </w:tcPr>
          <w:p w14:paraId="6119CFBA" w14:textId="530E117A" w:rsidR="00160B43" w:rsidRPr="00FB224F" w:rsidRDefault="00160B43" w:rsidP="00160B43">
            <w:pPr>
              <w:spacing w:line="276" w:lineRule="auto"/>
              <w:rPr>
                <w:rFonts w:cstheme="minorHAnsi"/>
              </w:rPr>
            </w:pPr>
            <w:r w:rsidRPr="00FB224F">
              <w:rPr>
                <w:rFonts w:cstheme="minorHAnsi"/>
              </w:rPr>
              <w:t>Maximum capacity of resources a student member can borrow</w:t>
            </w:r>
          </w:p>
        </w:tc>
        <w:tc>
          <w:tcPr>
            <w:tcW w:w="1382" w:type="dxa"/>
          </w:tcPr>
          <w:p w14:paraId="3642F09B" w14:textId="2D3D4F61" w:rsidR="00160B43" w:rsidRPr="00FB224F" w:rsidRDefault="00892EF0" w:rsidP="00160B43">
            <w:pPr>
              <w:spacing w:line="276" w:lineRule="auto"/>
              <w:rPr>
                <w:rFonts w:cstheme="minorHAnsi"/>
              </w:rPr>
            </w:pPr>
            <w:proofErr w:type="gramStart"/>
            <w:r>
              <w:rPr>
                <w:rFonts w:cstheme="minorHAnsi"/>
              </w:rPr>
              <w:t>int(</w:t>
            </w:r>
            <w:proofErr w:type="gramEnd"/>
            <w:r>
              <w:rPr>
                <w:rFonts w:cstheme="minorHAnsi"/>
              </w:rPr>
              <w:t>1)</w:t>
            </w:r>
          </w:p>
        </w:tc>
        <w:tc>
          <w:tcPr>
            <w:tcW w:w="575" w:type="dxa"/>
          </w:tcPr>
          <w:p w14:paraId="41154293" w14:textId="5DC15F44" w:rsidR="00160B43" w:rsidRPr="00FB224F" w:rsidRDefault="00160B43" w:rsidP="00160B43">
            <w:pPr>
              <w:spacing w:line="276" w:lineRule="auto"/>
              <w:rPr>
                <w:rFonts w:cstheme="minorHAnsi"/>
              </w:rPr>
            </w:pPr>
            <w:r w:rsidRPr="00FB224F">
              <w:rPr>
                <w:rFonts w:cstheme="minorHAnsi"/>
              </w:rPr>
              <w:t>N</w:t>
            </w:r>
          </w:p>
        </w:tc>
        <w:tc>
          <w:tcPr>
            <w:tcW w:w="812" w:type="dxa"/>
          </w:tcPr>
          <w:p w14:paraId="67A7DA31" w14:textId="5E70ADC3" w:rsidR="00160B43" w:rsidRPr="00FB224F" w:rsidRDefault="00160B43" w:rsidP="00160B43">
            <w:pPr>
              <w:spacing w:line="276" w:lineRule="auto"/>
              <w:rPr>
                <w:rFonts w:cstheme="minorHAnsi"/>
              </w:rPr>
            </w:pPr>
            <w:r w:rsidRPr="00FB224F">
              <w:rPr>
                <w:rFonts w:cstheme="minorHAnsi"/>
              </w:rPr>
              <w:t>N</w:t>
            </w:r>
          </w:p>
        </w:tc>
        <w:tc>
          <w:tcPr>
            <w:tcW w:w="913" w:type="dxa"/>
          </w:tcPr>
          <w:p w14:paraId="2D6A6D02" w14:textId="23C6E78F" w:rsidR="00160B43" w:rsidRPr="00FB224F" w:rsidRDefault="00160B43" w:rsidP="00160B43">
            <w:pPr>
              <w:spacing w:line="276" w:lineRule="auto"/>
              <w:rPr>
                <w:rFonts w:cstheme="minorHAnsi"/>
              </w:rPr>
            </w:pPr>
            <w:r w:rsidRPr="00FB224F">
              <w:rPr>
                <w:rFonts w:cstheme="minorHAnsi"/>
              </w:rPr>
              <w:t>N</w:t>
            </w:r>
          </w:p>
        </w:tc>
        <w:tc>
          <w:tcPr>
            <w:tcW w:w="1215" w:type="dxa"/>
          </w:tcPr>
          <w:p w14:paraId="66E4AC15" w14:textId="6BFD2862" w:rsidR="00160B43" w:rsidRPr="00FB224F" w:rsidRDefault="00892EF0" w:rsidP="00160B43">
            <w:pPr>
              <w:spacing w:line="276" w:lineRule="auto"/>
              <w:rPr>
                <w:rFonts w:cstheme="minorHAnsi"/>
              </w:rPr>
            </w:pPr>
            <w:r>
              <w:rPr>
                <w:rFonts w:cstheme="minorHAnsi"/>
              </w:rPr>
              <w:t>“3”</w:t>
            </w:r>
          </w:p>
        </w:tc>
      </w:tr>
      <w:tr w:rsidR="00160B43" w14:paraId="53EE4866" w14:textId="77777777" w:rsidTr="00EE177C">
        <w:tc>
          <w:tcPr>
            <w:tcW w:w="2053" w:type="dxa"/>
            <w:vMerge w:val="restart"/>
          </w:tcPr>
          <w:p w14:paraId="4A86B370" w14:textId="20AE2AFF" w:rsidR="00160B43" w:rsidRPr="00FB224F" w:rsidRDefault="00160B43" w:rsidP="00160B43">
            <w:pPr>
              <w:spacing w:line="276" w:lineRule="auto"/>
              <w:rPr>
                <w:rFonts w:cstheme="minorHAnsi"/>
              </w:rPr>
            </w:pPr>
            <w:r w:rsidRPr="00FB224F">
              <w:rPr>
                <w:rFonts w:cstheme="minorHAnsi"/>
              </w:rPr>
              <w:t>Course</w:t>
            </w:r>
          </w:p>
        </w:tc>
        <w:tc>
          <w:tcPr>
            <w:tcW w:w="2160" w:type="dxa"/>
          </w:tcPr>
          <w:p w14:paraId="2C9E9FF0" w14:textId="2E7E69C2" w:rsidR="00160B43" w:rsidRPr="00FB224F" w:rsidRDefault="00160B43" w:rsidP="00160B43">
            <w:pPr>
              <w:spacing w:line="276" w:lineRule="auto"/>
              <w:rPr>
                <w:rFonts w:cstheme="minorHAnsi"/>
              </w:rPr>
            </w:pPr>
            <w:r w:rsidRPr="00FB224F">
              <w:rPr>
                <w:rFonts w:cstheme="minorHAnsi"/>
              </w:rPr>
              <w:t>courseID</w:t>
            </w:r>
          </w:p>
        </w:tc>
        <w:tc>
          <w:tcPr>
            <w:tcW w:w="1664" w:type="dxa"/>
          </w:tcPr>
          <w:p w14:paraId="5C6A8244" w14:textId="27A3B4D5" w:rsidR="00160B43" w:rsidRPr="00FB224F" w:rsidRDefault="00160B43" w:rsidP="00160B43">
            <w:pPr>
              <w:spacing w:line="276" w:lineRule="auto"/>
              <w:rPr>
                <w:rFonts w:cstheme="minorHAnsi"/>
              </w:rPr>
            </w:pPr>
            <w:r w:rsidRPr="00FB224F">
              <w:rPr>
                <w:rFonts w:cstheme="minorHAnsi"/>
              </w:rPr>
              <w:t>Identification code of the course</w:t>
            </w:r>
          </w:p>
        </w:tc>
        <w:tc>
          <w:tcPr>
            <w:tcW w:w="1382" w:type="dxa"/>
          </w:tcPr>
          <w:p w14:paraId="7D1460DD" w14:textId="326F264C" w:rsidR="00160B43" w:rsidRPr="00FB224F" w:rsidRDefault="00160B43" w:rsidP="00160B43">
            <w:pPr>
              <w:spacing w:line="276" w:lineRule="auto"/>
              <w:rPr>
                <w:rFonts w:cstheme="minorHAnsi"/>
              </w:rPr>
            </w:pPr>
            <w:proofErr w:type="gramStart"/>
            <w:r w:rsidRPr="00FB224F">
              <w:rPr>
                <w:rFonts w:cstheme="minorHAnsi"/>
              </w:rPr>
              <w:t>Varchar(</w:t>
            </w:r>
            <w:proofErr w:type="gramEnd"/>
            <w:r w:rsidRPr="00FB224F">
              <w:rPr>
                <w:rFonts w:cstheme="minorHAnsi"/>
              </w:rPr>
              <w:t>10)</w:t>
            </w:r>
          </w:p>
        </w:tc>
        <w:tc>
          <w:tcPr>
            <w:tcW w:w="575" w:type="dxa"/>
          </w:tcPr>
          <w:p w14:paraId="11D4E949" w14:textId="797CB9F4" w:rsidR="00160B43" w:rsidRPr="00FB224F" w:rsidRDefault="00160B43" w:rsidP="00160B43">
            <w:pPr>
              <w:spacing w:line="276" w:lineRule="auto"/>
              <w:rPr>
                <w:rFonts w:cstheme="minorHAnsi"/>
              </w:rPr>
            </w:pPr>
            <w:r w:rsidRPr="00FB224F">
              <w:rPr>
                <w:rFonts w:cstheme="minorHAnsi"/>
              </w:rPr>
              <w:t>N</w:t>
            </w:r>
          </w:p>
        </w:tc>
        <w:tc>
          <w:tcPr>
            <w:tcW w:w="812" w:type="dxa"/>
          </w:tcPr>
          <w:p w14:paraId="300657AF" w14:textId="4DE8E13D" w:rsidR="00160B43" w:rsidRPr="00FB224F" w:rsidRDefault="00160B43" w:rsidP="00160B43">
            <w:pPr>
              <w:spacing w:line="276" w:lineRule="auto"/>
              <w:rPr>
                <w:rFonts w:cstheme="minorHAnsi"/>
              </w:rPr>
            </w:pPr>
            <w:r w:rsidRPr="00FB224F">
              <w:rPr>
                <w:rFonts w:cstheme="minorHAnsi"/>
              </w:rPr>
              <w:t>N</w:t>
            </w:r>
          </w:p>
        </w:tc>
        <w:tc>
          <w:tcPr>
            <w:tcW w:w="913" w:type="dxa"/>
          </w:tcPr>
          <w:p w14:paraId="7E5E96F5" w14:textId="329147A7" w:rsidR="00160B43" w:rsidRPr="00FB224F" w:rsidRDefault="00160B43" w:rsidP="00160B43">
            <w:pPr>
              <w:spacing w:line="276" w:lineRule="auto"/>
              <w:rPr>
                <w:rFonts w:cstheme="minorHAnsi"/>
              </w:rPr>
            </w:pPr>
            <w:r w:rsidRPr="00FB224F">
              <w:rPr>
                <w:rFonts w:cstheme="minorHAnsi"/>
              </w:rPr>
              <w:t>N</w:t>
            </w:r>
          </w:p>
        </w:tc>
        <w:tc>
          <w:tcPr>
            <w:tcW w:w="1215" w:type="dxa"/>
          </w:tcPr>
          <w:p w14:paraId="0DD232A9" w14:textId="77777777" w:rsidR="00160B43" w:rsidRPr="00FB224F" w:rsidRDefault="00160B43" w:rsidP="00160B43">
            <w:pPr>
              <w:spacing w:line="276" w:lineRule="auto"/>
              <w:rPr>
                <w:rFonts w:cstheme="minorHAnsi"/>
              </w:rPr>
            </w:pPr>
          </w:p>
        </w:tc>
      </w:tr>
      <w:tr w:rsidR="00160B43" w14:paraId="5FEDFC70" w14:textId="77777777" w:rsidTr="00EE177C">
        <w:tc>
          <w:tcPr>
            <w:tcW w:w="2053" w:type="dxa"/>
            <w:vMerge/>
          </w:tcPr>
          <w:p w14:paraId="45AAA3E7" w14:textId="77777777" w:rsidR="00160B43" w:rsidRPr="00FB224F" w:rsidRDefault="00160B43" w:rsidP="00160B43">
            <w:pPr>
              <w:spacing w:line="276" w:lineRule="auto"/>
              <w:rPr>
                <w:rFonts w:cstheme="minorHAnsi"/>
              </w:rPr>
            </w:pPr>
          </w:p>
        </w:tc>
        <w:tc>
          <w:tcPr>
            <w:tcW w:w="2160" w:type="dxa"/>
          </w:tcPr>
          <w:p w14:paraId="3E5EAD8F" w14:textId="624E05C7" w:rsidR="00160B43" w:rsidRPr="00FB224F" w:rsidRDefault="00160B43" w:rsidP="00160B43">
            <w:pPr>
              <w:spacing w:line="276" w:lineRule="auto"/>
              <w:rPr>
                <w:rFonts w:cstheme="minorHAnsi"/>
              </w:rPr>
            </w:pPr>
            <w:r w:rsidRPr="00FB224F">
              <w:rPr>
                <w:rFonts w:cstheme="minorHAnsi"/>
              </w:rPr>
              <w:t>dateStart</w:t>
            </w:r>
          </w:p>
        </w:tc>
        <w:tc>
          <w:tcPr>
            <w:tcW w:w="1664" w:type="dxa"/>
          </w:tcPr>
          <w:p w14:paraId="51351C38" w14:textId="31AAC0E1" w:rsidR="00160B43" w:rsidRPr="00FB224F" w:rsidRDefault="00160B43" w:rsidP="00160B43">
            <w:pPr>
              <w:spacing w:line="276" w:lineRule="auto"/>
              <w:rPr>
                <w:rFonts w:cstheme="minorHAnsi"/>
              </w:rPr>
            </w:pPr>
            <w:r w:rsidRPr="00FB224F">
              <w:rPr>
                <w:rFonts w:cstheme="minorHAnsi"/>
              </w:rPr>
              <w:t>Start date of course/privilege</w:t>
            </w:r>
          </w:p>
        </w:tc>
        <w:tc>
          <w:tcPr>
            <w:tcW w:w="1382" w:type="dxa"/>
          </w:tcPr>
          <w:p w14:paraId="7D885EF1" w14:textId="128CA923" w:rsidR="00160B43" w:rsidRPr="00FB224F" w:rsidRDefault="00892EF0" w:rsidP="00160B43">
            <w:pPr>
              <w:spacing w:line="276" w:lineRule="auto"/>
              <w:rPr>
                <w:rFonts w:cstheme="minorHAnsi"/>
              </w:rPr>
            </w:pPr>
            <w:r>
              <w:rPr>
                <w:rFonts w:cstheme="minorHAnsi"/>
              </w:rPr>
              <w:t>TimeStamp</w:t>
            </w:r>
          </w:p>
        </w:tc>
        <w:tc>
          <w:tcPr>
            <w:tcW w:w="575" w:type="dxa"/>
          </w:tcPr>
          <w:p w14:paraId="73AF3224" w14:textId="6D40CDB0" w:rsidR="00160B43" w:rsidRPr="00FB224F" w:rsidRDefault="00160B43" w:rsidP="00160B43">
            <w:pPr>
              <w:spacing w:line="276" w:lineRule="auto"/>
              <w:rPr>
                <w:rFonts w:cstheme="minorHAnsi"/>
              </w:rPr>
            </w:pPr>
            <w:r w:rsidRPr="00FB224F">
              <w:rPr>
                <w:rFonts w:cstheme="minorHAnsi"/>
              </w:rPr>
              <w:t>N</w:t>
            </w:r>
          </w:p>
        </w:tc>
        <w:tc>
          <w:tcPr>
            <w:tcW w:w="812" w:type="dxa"/>
          </w:tcPr>
          <w:p w14:paraId="2323932E" w14:textId="6A1FB878" w:rsidR="00160B43" w:rsidRPr="00FB224F" w:rsidRDefault="00160B43" w:rsidP="00160B43">
            <w:pPr>
              <w:spacing w:line="276" w:lineRule="auto"/>
              <w:rPr>
                <w:rFonts w:cstheme="minorHAnsi"/>
              </w:rPr>
            </w:pPr>
            <w:r w:rsidRPr="00FB224F">
              <w:rPr>
                <w:rFonts w:cstheme="minorHAnsi"/>
              </w:rPr>
              <w:t>N</w:t>
            </w:r>
          </w:p>
        </w:tc>
        <w:tc>
          <w:tcPr>
            <w:tcW w:w="913" w:type="dxa"/>
          </w:tcPr>
          <w:p w14:paraId="26D2082E" w14:textId="436A6ACA" w:rsidR="00160B43" w:rsidRPr="00FB224F" w:rsidRDefault="00160B43" w:rsidP="00160B43">
            <w:pPr>
              <w:spacing w:line="276" w:lineRule="auto"/>
              <w:rPr>
                <w:rFonts w:cstheme="minorHAnsi"/>
              </w:rPr>
            </w:pPr>
            <w:r w:rsidRPr="00FB224F">
              <w:rPr>
                <w:rFonts w:cstheme="minorHAnsi"/>
              </w:rPr>
              <w:t>N</w:t>
            </w:r>
          </w:p>
        </w:tc>
        <w:tc>
          <w:tcPr>
            <w:tcW w:w="1215" w:type="dxa"/>
          </w:tcPr>
          <w:p w14:paraId="62909697" w14:textId="77777777" w:rsidR="00160B43" w:rsidRPr="00FB224F" w:rsidRDefault="00160B43" w:rsidP="00160B43">
            <w:pPr>
              <w:spacing w:line="276" w:lineRule="auto"/>
              <w:rPr>
                <w:rFonts w:cstheme="minorHAnsi"/>
              </w:rPr>
            </w:pPr>
          </w:p>
        </w:tc>
      </w:tr>
      <w:tr w:rsidR="00160B43" w14:paraId="0AFAE51D" w14:textId="77777777" w:rsidTr="00EE177C">
        <w:tc>
          <w:tcPr>
            <w:tcW w:w="2053" w:type="dxa"/>
            <w:vMerge/>
          </w:tcPr>
          <w:p w14:paraId="2914231A" w14:textId="77777777" w:rsidR="00160B43" w:rsidRPr="00FB224F" w:rsidRDefault="00160B43" w:rsidP="00160B43">
            <w:pPr>
              <w:spacing w:line="276" w:lineRule="auto"/>
              <w:rPr>
                <w:rFonts w:cstheme="minorHAnsi"/>
              </w:rPr>
            </w:pPr>
          </w:p>
        </w:tc>
        <w:tc>
          <w:tcPr>
            <w:tcW w:w="2160" w:type="dxa"/>
          </w:tcPr>
          <w:p w14:paraId="049377F0" w14:textId="5D051B3C" w:rsidR="00160B43" w:rsidRPr="00FB224F" w:rsidRDefault="00160B43" w:rsidP="00160B43">
            <w:pPr>
              <w:spacing w:line="276" w:lineRule="auto"/>
              <w:rPr>
                <w:rFonts w:cstheme="minorHAnsi"/>
              </w:rPr>
            </w:pPr>
            <w:r w:rsidRPr="00FB224F">
              <w:rPr>
                <w:rFonts w:cstheme="minorHAnsi"/>
              </w:rPr>
              <w:t>dateEnd</w:t>
            </w:r>
          </w:p>
        </w:tc>
        <w:tc>
          <w:tcPr>
            <w:tcW w:w="1664" w:type="dxa"/>
          </w:tcPr>
          <w:p w14:paraId="286CDD59" w14:textId="24DF0801" w:rsidR="00160B43" w:rsidRPr="00FB224F" w:rsidRDefault="00160B43" w:rsidP="00160B43">
            <w:pPr>
              <w:spacing w:line="276" w:lineRule="auto"/>
              <w:rPr>
                <w:rFonts w:cstheme="minorHAnsi"/>
              </w:rPr>
            </w:pPr>
            <w:r w:rsidRPr="00FB224F">
              <w:rPr>
                <w:rFonts w:cstheme="minorHAnsi"/>
              </w:rPr>
              <w:t>End date of course/privilege</w:t>
            </w:r>
          </w:p>
        </w:tc>
        <w:tc>
          <w:tcPr>
            <w:tcW w:w="1382" w:type="dxa"/>
          </w:tcPr>
          <w:p w14:paraId="73746AC8" w14:textId="1C5AD309" w:rsidR="00160B43" w:rsidRPr="00FB224F" w:rsidRDefault="00892EF0" w:rsidP="00160B43">
            <w:pPr>
              <w:spacing w:line="276" w:lineRule="auto"/>
              <w:rPr>
                <w:rFonts w:cstheme="minorHAnsi"/>
              </w:rPr>
            </w:pPr>
            <w:r>
              <w:rPr>
                <w:rFonts w:cstheme="minorHAnsi"/>
              </w:rPr>
              <w:t>TimeStamp</w:t>
            </w:r>
          </w:p>
        </w:tc>
        <w:tc>
          <w:tcPr>
            <w:tcW w:w="575" w:type="dxa"/>
          </w:tcPr>
          <w:p w14:paraId="5431777C" w14:textId="1B42D061" w:rsidR="00160B43" w:rsidRPr="00FB224F" w:rsidRDefault="00160B43" w:rsidP="00160B43">
            <w:pPr>
              <w:spacing w:line="276" w:lineRule="auto"/>
              <w:rPr>
                <w:rFonts w:cstheme="minorHAnsi"/>
              </w:rPr>
            </w:pPr>
            <w:r w:rsidRPr="00FB224F">
              <w:rPr>
                <w:rFonts w:cstheme="minorHAnsi"/>
              </w:rPr>
              <w:t>N</w:t>
            </w:r>
          </w:p>
        </w:tc>
        <w:tc>
          <w:tcPr>
            <w:tcW w:w="812" w:type="dxa"/>
          </w:tcPr>
          <w:p w14:paraId="08C1C191" w14:textId="5DF4C436" w:rsidR="00160B43" w:rsidRPr="00FB224F" w:rsidRDefault="00160B43" w:rsidP="00160B43">
            <w:pPr>
              <w:spacing w:line="276" w:lineRule="auto"/>
              <w:rPr>
                <w:rFonts w:cstheme="minorHAnsi"/>
              </w:rPr>
            </w:pPr>
            <w:r w:rsidRPr="00FB224F">
              <w:rPr>
                <w:rFonts w:cstheme="minorHAnsi"/>
              </w:rPr>
              <w:t>N</w:t>
            </w:r>
          </w:p>
        </w:tc>
        <w:tc>
          <w:tcPr>
            <w:tcW w:w="913" w:type="dxa"/>
          </w:tcPr>
          <w:p w14:paraId="0C2B9246" w14:textId="121825AF" w:rsidR="00160B43" w:rsidRPr="00FB224F" w:rsidRDefault="00160B43" w:rsidP="00160B43">
            <w:pPr>
              <w:spacing w:line="276" w:lineRule="auto"/>
              <w:rPr>
                <w:rFonts w:cstheme="minorHAnsi"/>
              </w:rPr>
            </w:pPr>
            <w:r w:rsidRPr="00FB224F">
              <w:rPr>
                <w:rFonts w:cstheme="minorHAnsi"/>
              </w:rPr>
              <w:t>N</w:t>
            </w:r>
          </w:p>
        </w:tc>
        <w:tc>
          <w:tcPr>
            <w:tcW w:w="1215" w:type="dxa"/>
          </w:tcPr>
          <w:p w14:paraId="7E973C8D" w14:textId="77777777" w:rsidR="00160B43" w:rsidRPr="00FB224F" w:rsidRDefault="00160B43" w:rsidP="00160B43">
            <w:pPr>
              <w:spacing w:line="276" w:lineRule="auto"/>
              <w:rPr>
                <w:rFonts w:cstheme="minorHAnsi"/>
              </w:rPr>
            </w:pPr>
          </w:p>
        </w:tc>
      </w:tr>
      <w:tr w:rsidR="00160B43" w14:paraId="5DFF37B1" w14:textId="77777777" w:rsidTr="00EE177C">
        <w:tc>
          <w:tcPr>
            <w:tcW w:w="2053" w:type="dxa"/>
            <w:vMerge w:val="restart"/>
          </w:tcPr>
          <w:p w14:paraId="29D8C34F" w14:textId="76D741A2" w:rsidR="00160B43" w:rsidRPr="00FB224F" w:rsidRDefault="00160B43" w:rsidP="00160B43">
            <w:pPr>
              <w:spacing w:line="276" w:lineRule="auto"/>
              <w:rPr>
                <w:rFonts w:cstheme="minorHAnsi"/>
              </w:rPr>
            </w:pPr>
            <w:r w:rsidRPr="00FB224F">
              <w:rPr>
                <w:rFonts w:cstheme="minorHAnsi"/>
              </w:rPr>
              <w:t>Acquisition</w:t>
            </w:r>
          </w:p>
        </w:tc>
        <w:tc>
          <w:tcPr>
            <w:tcW w:w="2160" w:type="dxa"/>
          </w:tcPr>
          <w:p w14:paraId="7BC98104" w14:textId="3E3DA69C" w:rsidR="00160B43" w:rsidRPr="00FB224F" w:rsidRDefault="00160B43" w:rsidP="00160B43">
            <w:pPr>
              <w:spacing w:line="276" w:lineRule="auto"/>
              <w:rPr>
                <w:rFonts w:cstheme="minorHAnsi"/>
              </w:rPr>
            </w:pPr>
            <w:r w:rsidRPr="00FB224F">
              <w:rPr>
                <w:rFonts w:cstheme="minorHAnsi"/>
              </w:rPr>
              <w:t>acquisitionID</w:t>
            </w:r>
          </w:p>
        </w:tc>
        <w:tc>
          <w:tcPr>
            <w:tcW w:w="1664" w:type="dxa"/>
          </w:tcPr>
          <w:p w14:paraId="7C67760D" w14:textId="6EC0B164" w:rsidR="00160B43" w:rsidRPr="00FB224F" w:rsidRDefault="00160B43" w:rsidP="00160B43">
            <w:pPr>
              <w:spacing w:line="276" w:lineRule="auto"/>
              <w:rPr>
                <w:rFonts w:cstheme="minorHAnsi"/>
              </w:rPr>
            </w:pPr>
            <w:r w:rsidRPr="00FB224F">
              <w:rPr>
                <w:rFonts w:cstheme="minorHAnsi"/>
              </w:rPr>
              <w:t>Identification code of the acquisition</w:t>
            </w:r>
          </w:p>
        </w:tc>
        <w:tc>
          <w:tcPr>
            <w:tcW w:w="1382" w:type="dxa"/>
          </w:tcPr>
          <w:p w14:paraId="2828DDD0" w14:textId="4951A5A5" w:rsidR="00160B43" w:rsidRPr="00FB224F" w:rsidRDefault="00160B43" w:rsidP="00160B43">
            <w:pPr>
              <w:spacing w:line="276" w:lineRule="auto"/>
              <w:rPr>
                <w:rFonts w:cstheme="minorHAnsi"/>
              </w:rPr>
            </w:pPr>
            <w:r w:rsidRPr="00FB224F">
              <w:rPr>
                <w:rFonts w:cstheme="minorHAnsi"/>
              </w:rPr>
              <w:t>Varchar</w:t>
            </w:r>
            <w:r w:rsidR="00E92D9B">
              <w:rPr>
                <w:rFonts w:cstheme="minorHAnsi"/>
              </w:rPr>
              <w:t xml:space="preserve"> </w:t>
            </w:r>
            <w:r w:rsidRPr="00FB224F">
              <w:rPr>
                <w:rFonts w:cstheme="minorHAnsi"/>
              </w:rPr>
              <w:t>(10)</w:t>
            </w:r>
          </w:p>
        </w:tc>
        <w:tc>
          <w:tcPr>
            <w:tcW w:w="575" w:type="dxa"/>
          </w:tcPr>
          <w:p w14:paraId="42D24F9A" w14:textId="4C45BAD3" w:rsidR="00160B43" w:rsidRPr="00FB224F" w:rsidRDefault="00160B43" w:rsidP="00160B43">
            <w:pPr>
              <w:spacing w:line="276" w:lineRule="auto"/>
              <w:rPr>
                <w:rFonts w:cstheme="minorHAnsi"/>
              </w:rPr>
            </w:pPr>
            <w:r w:rsidRPr="00FB224F">
              <w:rPr>
                <w:rFonts w:cstheme="minorHAnsi"/>
              </w:rPr>
              <w:t>N</w:t>
            </w:r>
          </w:p>
        </w:tc>
        <w:tc>
          <w:tcPr>
            <w:tcW w:w="812" w:type="dxa"/>
          </w:tcPr>
          <w:p w14:paraId="19449506" w14:textId="2A1CFC08" w:rsidR="00160B43" w:rsidRPr="00FB224F" w:rsidRDefault="00160B43" w:rsidP="00160B43">
            <w:pPr>
              <w:spacing w:line="276" w:lineRule="auto"/>
              <w:rPr>
                <w:rFonts w:cstheme="minorHAnsi"/>
              </w:rPr>
            </w:pPr>
            <w:r w:rsidRPr="00FB224F">
              <w:rPr>
                <w:rFonts w:cstheme="minorHAnsi"/>
              </w:rPr>
              <w:t>N</w:t>
            </w:r>
          </w:p>
        </w:tc>
        <w:tc>
          <w:tcPr>
            <w:tcW w:w="913" w:type="dxa"/>
          </w:tcPr>
          <w:p w14:paraId="7715C4FE" w14:textId="34FD8E68" w:rsidR="00160B43" w:rsidRPr="00FB224F" w:rsidRDefault="00160B43" w:rsidP="00160B43">
            <w:pPr>
              <w:spacing w:line="276" w:lineRule="auto"/>
              <w:rPr>
                <w:rFonts w:cstheme="minorHAnsi"/>
              </w:rPr>
            </w:pPr>
            <w:r w:rsidRPr="00FB224F">
              <w:rPr>
                <w:rFonts w:cstheme="minorHAnsi"/>
              </w:rPr>
              <w:t>N</w:t>
            </w:r>
          </w:p>
        </w:tc>
        <w:tc>
          <w:tcPr>
            <w:tcW w:w="1215" w:type="dxa"/>
          </w:tcPr>
          <w:p w14:paraId="19333EDC" w14:textId="77777777" w:rsidR="00160B43" w:rsidRPr="00FB224F" w:rsidRDefault="00160B43" w:rsidP="00160B43">
            <w:pPr>
              <w:spacing w:line="276" w:lineRule="auto"/>
              <w:rPr>
                <w:rFonts w:cstheme="minorHAnsi"/>
              </w:rPr>
            </w:pPr>
          </w:p>
        </w:tc>
      </w:tr>
      <w:tr w:rsidR="00160B43" w14:paraId="6CADD7AC" w14:textId="77777777" w:rsidTr="00EE177C">
        <w:tc>
          <w:tcPr>
            <w:tcW w:w="2053" w:type="dxa"/>
            <w:vMerge/>
          </w:tcPr>
          <w:p w14:paraId="35158562" w14:textId="77777777" w:rsidR="00160B43" w:rsidRPr="00FB224F" w:rsidRDefault="00160B43" w:rsidP="00160B43">
            <w:pPr>
              <w:spacing w:line="276" w:lineRule="auto"/>
              <w:rPr>
                <w:rFonts w:cstheme="minorHAnsi"/>
              </w:rPr>
            </w:pPr>
          </w:p>
        </w:tc>
        <w:tc>
          <w:tcPr>
            <w:tcW w:w="2160" w:type="dxa"/>
          </w:tcPr>
          <w:p w14:paraId="15AAD68C" w14:textId="76C226B1" w:rsidR="00160B43" w:rsidRPr="00FB224F" w:rsidRDefault="00160B43" w:rsidP="00160B43">
            <w:pPr>
              <w:spacing w:line="276" w:lineRule="auto"/>
              <w:rPr>
                <w:rFonts w:cstheme="minorHAnsi"/>
              </w:rPr>
            </w:pPr>
            <w:r w:rsidRPr="00FB224F">
              <w:rPr>
                <w:rFonts w:cstheme="minorHAnsi"/>
              </w:rPr>
              <w:t>name</w:t>
            </w:r>
          </w:p>
        </w:tc>
        <w:tc>
          <w:tcPr>
            <w:tcW w:w="1664" w:type="dxa"/>
          </w:tcPr>
          <w:p w14:paraId="55F57972" w14:textId="3E12B7EC" w:rsidR="00160B43" w:rsidRPr="00FB224F" w:rsidRDefault="00160B43" w:rsidP="00160B43">
            <w:pPr>
              <w:spacing w:line="276" w:lineRule="auto"/>
              <w:rPr>
                <w:rFonts w:cstheme="minorHAnsi"/>
              </w:rPr>
            </w:pPr>
            <w:r w:rsidRPr="00FB224F">
              <w:rPr>
                <w:rFonts w:cstheme="minorHAnsi"/>
              </w:rPr>
              <w:t>Name of the resource</w:t>
            </w:r>
          </w:p>
        </w:tc>
        <w:tc>
          <w:tcPr>
            <w:tcW w:w="1382" w:type="dxa"/>
          </w:tcPr>
          <w:p w14:paraId="4540FA48" w14:textId="59A1953E" w:rsidR="00160B43" w:rsidRPr="00FB224F" w:rsidRDefault="00E92D9B" w:rsidP="00160B43">
            <w:pPr>
              <w:spacing w:line="276" w:lineRule="auto"/>
              <w:rPr>
                <w:rFonts w:cstheme="minorHAnsi"/>
              </w:rPr>
            </w:pPr>
            <w:r>
              <w:rPr>
                <w:rFonts w:cstheme="minorHAnsi"/>
              </w:rPr>
              <w:t>Varchar (20)</w:t>
            </w:r>
          </w:p>
        </w:tc>
        <w:tc>
          <w:tcPr>
            <w:tcW w:w="575" w:type="dxa"/>
          </w:tcPr>
          <w:p w14:paraId="68CE7D43" w14:textId="07A1F2CD" w:rsidR="00160B43" w:rsidRPr="00FB224F" w:rsidRDefault="00160B43" w:rsidP="00160B43">
            <w:pPr>
              <w:spacing w:line="276" w:lineRule="auto"/>
              <w:rPr>
                <w:rFonts w:cstheme="minorHAnsi"/>
              </w:rPr>
            </w:pPr>
            <w:r w:rsidRPr="00FB224F">
              <w:rPr>
                <w:rFonts w:cstheme="minorHAnsi"/>
              </w:rPr>
              <w:t>N</w:t>
            </w:r>
          </w:p>
        </w:tc>
        <w:tc>
          <w:tcPr>
            <w:tcW w:w="812" w:type="dxa"/>
          </w:tcPr>
          <w:p w14:paraId="54A85CC3" w14:textId="6AEC4D2E" w:rsidR="00160B43" w:rsidRPr="00FB224F" w:rsidRDefault="00160B43" w:rsidP="00160B43">
            <w:pPr>
              <w:spacing w:line="276" w:lineRule="auto"/>
              <w:rPr>
                <w:rFonts w:cstheme="minorHAnsi"/>
              </w:rPr>
            </w:pPr>
            <w:r w:rsidRPr="00FB224F">
              <w:rPr>
                <w:rFonts w:cstheme="minorHAnsi"/>
              </w:rPr>
              <w:t>N</w:t>
            </w:r>
          </w:p>
        </w:tc>
        <w:tc>
          <w:tcPr>
            <w:tcW w:w="913" w:type="dxa"/>
          </w:tcPr>
          <w:p w14:paraId="59FB947B" w14:textId="0659CC16" w:rsidR="00160B43" w:rsidRPr="00FB224F" w:rsidRDefault="00160B43" w:rsidP="00160B43">
            <w:pPr>
              <w:spacing w:line="276" w:lineRule="auto"/>
              <w:rPr>
                <w:rFonts w:cstheme="minorHAnsi"/>
              </w:rPr>
            </w:pPr>
            <w:r w:rsidRPr="00FB224F">
              <w:rPr>
                <w:rFonts w:cstheme="minorHAnsi"/>
              </w:rPr>
              <w:t>N</w:t>
            </w:r>
          </w:p>
        </w:tc>
        <w:tc>
          <w:tcPr>
            <w:tcW w:w="1215" w:type="dxa"/>
          </w:tcPr>
          <w:p w14:paraId="237C2540" w14:textId="77777777" w:rsidR="00160B43" w:rsidRPr="00FB224F" w:rsidRDefault="00160B43" w:rsidP="00160B43">
            <w:pPr>
              <w:spacing w:line="276" w:lineRule="auto"/>
              <w:rPr>
                <w:rFonts w:cstheme="minorHAnsi"/>
              </w:rPr>
            </w:pPr>
          </w:p>
        </w:tc>
      </w:tr>
      <w:tr w:rsidR="00E92D9B" w14:paraId="2D0EB329" w14:textId="77777777" w:rsidTr="00EE177C">
        <w:tc>
          <w:tcPr>
            <w:tcW w:w="2053" w:type="dxa"/>
            <w:vMerge/>
          </w:tcPr>
          <w:p w14:paraId="44370F3C" w14:textId="77777777" w:rsidR="00E92D9B" w:rsidRPr="00FB224F" w:rsidRDefault="00E92D9B" w:rsidP="00E92D9B">
            <w:pPr>
              <w:spacing w:line="276" w:lineRule="auto"/>
              <w:rPr>
                <w:rFonts w:cstheme="minorHAnsi"/>
              </w:rPr>
            </w:pPr>
          </w:p>
        </w:tc>
        <w:tc>
          <w:tcPr>
            <w:tcW w:w="2160" w:type="dxa"/>
          </w:tcPr>
          <w:p w14:paraId="0F504E50" w14:textId="19D10097" w:rsidR="00E92D9B" w:rsidRPr="00FB224F" w:rsidRDefault="00E92D9B" w:rsidP="00E92D9B">
            <w:pPr>
              <w:spacing w:line="276" w:lineRule="auto"/>
              <w:rPr>
                <w:rFonts w:cstheme="minorHAnsi"/>
              </w:rPr>
            </w:pPr>
            <w:r w:rsidRPr="00FB224F">
              <w:rPr>
                <w:rFonts w:cstheme="minorHAnsi"/>
              </w:rPr>
              <w:t>manufacturer</w:t>
            </w:r>
          </w:p>
        </w:tc>
        <w:tc>
          <w:tcPr>
            <w:tcW w:w="1664" w:type="dxa"/>
          </w:tcPr>
          <w:p w14:paraId="16D8FA8D" w14:textId="10CD2DBC" w:rsidR="00E92D9B" w:rsidRPr="00FB224F" w:rsidRDefault="00E92D9B" w:rsidP="00E92D9B">
            <w:pPr>
              <w:spacing w:line="276" w:lineRule="auto"/>
              <w:rPr>
                <w:rFonts w:cstheme="minorHAnsi"/>
              </w:rPr>
            </w:pPr>
            <w:r w:rsidRPr="00FB224F">
              <w:rPr>
                <w:rFonts w:cstheme="minorHAnsi"/>
              </w:rPr>
              <w:t>manufacturer of the resource</w:t>
            </w:r>
          </w:p>
        </w:tc>
        <w:tc>
          <w:tcPr>
            <w:tcW w:w="1382" w:type="dxa"/>
          </w:tcPr>
          <w:p w14:paraId="1D10C280" w14:textId="5A41454A" w:rsidR="00E92D9B" w:rsidRPr="00FB224F" w:rsidRDefault="00E92D9B" w:rsidP="00E92D9B">
            <w:pPr>
              <w:spacing w:line="276" w:lineRule="auto"/>
              <w:rPr>
                <w:rFonts w:cstheme="minorHAnsi"/>
              </w:rPr>
            </w:pPr>
            <w:r>
              <w:rPr>
                <w:rFonts w:cstheme="minorHAnsi"/>
              </w:rPr>
              <w:t>Varchar (25)</w:t>
            </w:r>
          </w:p>
        </w:tc>
        <w:tc>
          <w:tcPr>
            <w:tcW w:w="575" w:type="dxa"/>
          </w:tcPr>
          <w:p w14:paraId="270262B9" w14:textId="3DF70A89" w:rsidR="00E92D9B" w:rsidRPr="00FB224F" w:rsidRDefault="00E92D9B" w:rsidP="00E92D9B">
            <w:pPr>
              <w:spacing w:line="276" w:lineRule="auto"/>
              <w:rPr>
                <w:rFonts w:cstheme="minorHAnsi"/>
              </w:rPr>
            </w:pPr>
            <w:r w:rsidRPr="00FB224F">
              <w:rPr>
                <w:rFonts w:cstheme="minorHAnsi"/>
              </w:rPr>
              <w:t>N</w:t>
            </w:r>
          </w:p>
        </w:tc>
        <w:tc>
          <w:tcPr>
            <w:tcW w:w="812" w:type="dxa"/>
          </w:tcPr>
          <w:p w14:paraId="21920BDB" w14:textId="42718A04" w:rsidR="00E92D9B" w:rsidRPr="00FB224F" w:rsidRDefault="00E92D9B" w:rsidP="00E92D9B">
            <w:pPr>
              <w:spacing w:line="276" w:lineRule="auto"/>
              <w:rPr>
                <w:rFonts w:cstheme="minorHAnsi"/>
              </w:rPr>
            </w:pPr>
            <w:r w:rsidRPr="00FB224F">
              <w:rPr>
                <w:rFonts w:cstheme="minorHAnsi"/>
              </w:rPr>
              <w:t>N</w:t>
            </w:r>
          </w:p>
        </w:tc>
        <w:tc>
          <w:tcPr>
            <w:tcW w:w="913" w:type="dxa"/>
          </w:tcPr>
          <w:p w14:paraId="7ADD9052" w14:textId="18C8A1E2" w:rsidR="00E92D9B" w:rsidRPr="00FB224F" w:rsidRDefault="00E92D9B" w:rsidP="00E92D9B">
            <w:pPr>
              <w:spacing w:line="276" w:lineRule="auto"/>
              <w:rPr>
                <w:rFonts w:cstheme="minorHAnsi"/>
              </w:rPr>
            </w:pPr>
            <w:r w:rsidRPr="00FB224F">
              <w:rPr>
                <w:rFonts w:cstheme="minorHAnsi"/>
              </w:rPr>
              <w:t>N</w:t>
            </w:r>
          </w:p>
        </w:tc>
        <w:tc>
          <w:tcPr>
            <w:tcW w:w="1215" w:type="dxa"/>
          </w:tcPr>
          <w:p w14:paraId="20F689BC" w14:textId="77777777" w:rsidR="00E92D9B" w:rsidRPr="00FB224F" w:rsidRDefault="00E92D9B" w:rsidP="00E92D9B">
            <w:pPr>
              <w:spacing w:line="276" w:lineRule="auto"/>
              <w:rPr>
                <w:rFonts w:cstheme="minorHAnsi"/>
              </w:rPr>
            </w:pPr>
          </w:p>
        </w:tc>
      </w:tr>
      <w:tr w:rsidR="00E92D9B" w14:paraId="1636AB46" w14:textId="77777777" w:rsidTr="00EE177C">
        <w:tc>
          <w:tcPr>
            <w:tcW w:w="2053" w:type="dxa"/>
            <w:vMerge/>
          </w:tcPr>
          <w:p w14:paraId="03F5B4B7" w14:textId="77777777" w:rsidR="00E92D9B" w:rsidRPr="00FB224F" w:rsidRDefault="00E92D9B" w:rsidP="00E92D9B">
            <w:pPr>
              <w:spacing w:line="276" w:lineRule="auto"/>
              <w:rPr>
                <w:rFonts w:cstheme="minorHAnsi"/>
              </w:rPr>
            </w:pPr>
          </w:p>
        </w:tc>
        <w:tc>
          <w:tcPr>
            <w:tcW w:w="2160" w:type="dxa"/>
          </w:tcPr>
          <w:p w14:paraId="0422731A" w14:textId="5667FF46" w:rsidR="00E92D9B" w:rsidRPr="00FB224F" w:rsidRDefault="00E92D9B" w:rsidP="00E92D9B">
            <w:pPr>
              <w:spacing w:line="276" w:lineRule="auto"/>
              <w:rPr>
                <w:rFonts w:cstheme="minorHAnsi"/>
              </w:rPr>
            </w:pPr>
            <w:r w:rsidRPr="00FB224F">
              <w:rPr>
                <w:rFonts w:cstheme="minorHAnsi"/>
              </w:rPr>
              <w:t>model</w:t>
            </w:r>
          </w:p>
        </w:tc>
        <w:tc>
          <w:tcPr>
            <w:tcW w:w="1664" w:type="dxa"/>
          </w:tcPr>
          <w:p w14:paraId="38A65CC6" w14:textId="472D3ADD" w:rsidR="00E92D9B" w:rsidRPr="00FB224F" w:rsidRDefault="00E92D9B" w:rsidP="00E92D9B">
            <w:pPr>
              <w:spacing w:line="276" w:lineRule="auto"/>
              <w:rPr>
                <w:rFonts w:cstheme="minorHAnsi"/>
              </w:rPr>
            </w:pPr>
            <w:r w:rsidRPr="00FB224F">
              <w:rPr>
                <w:rFonts w:cstheme="minorHAnsi"/>
              </w:rPr>
              <w:t>Model of the resource</w:t>
            </w:r>
          </w:p>
        </w:tc>
        <w:tc>
          <w:tcPr>
            <w:tcW w:w="1382" w:type="dxa"/>
          </w:tcPr>
          <w:p w14:paraId="6141F7D6" w14:textId="150C0ACB" w:rsidR="00E92D9B" w:rsidRPr="00FB224F" w:rsidRDefault="00E92D9B" w:rsidP="00E92D9B">
            <w:pPr>
              <w:spacing w:line="276" w:lineRule="auto"/>
              <w:rPr>
                <w:rFonts w:cstheme="minorHAnsi"/>
              </w:rPr>
            </w:pPr>
            <w:r>
              <w:rPr>
                <w:rFonts w:cstheme="minorHAnsi"/>
              </w:rPr>
              <w:t>Varchar (40)</w:t>
            </w:r>
          </w:p>
        </w:tc>
        <w:tc>
          <w:tcPr>
            <w:tcW w:w="575" w:type="dxa"/>
          </w:tcPr>
          <w:p w14:paraId="3ACDB9C3" w14:textId="495BF97E" w:rsidR="00E92D9B" w:rsidRPr="00FB224F" w:rsidRDefault="00E92D9B" w:rsidP="00E92D9B">
            <w:pPr>
              <w:spacing w:line="276" w:lineRule="auto"/>
              <w:rPr>
                <w:rFonts w:cstheme="minorHAnsi"/>
              </w:rPr>
            </w:pPr>
            <w:r w:rsidRPr="00FB224F">
              <w:rPr>
                <w:rFonts w:cstheme="minorHAnsi"/>
              </w:rPr>
              <w:t>N</w:t>
            </w:r>
          </w:p>
        </w:tc>
        <w:tc>
          <w:tcPr>
            <w:tcW w:w="812" w:type="dxa"/>
          </w:tcPr>
          <w:p w14:paraId="015C52B3" w14:textId="1A6226A7" w:rsidR="00E92D9B" w:rsidRPr="00FB224F" w:rsidRDefault="00E92D9B" w:rsidP="00E92D9B">
            <w:pPr>
              <w:spacing w:line="276" w:lineRule="auto"/>
              <w:rPr>
                <w:rFonts w:cstheme="minorHAnsi"/>
              </w:rPr>
            </w:pPr>
            <w:r w:rsidRPr="00FB224F">
              <w:rPr>
                <w:rFonts w:cstheme="minorHAnsi"/>
              </w:rPr>
              <w:t>N</w:t>
            </w:r>
          </w:p>
        </w:tc>
        <w:tc>
          <w:tcPr>
            <w:tcW w:w="913" w:type="dxa"/>
          </w:tcPr>
          <w:p w14:paraId="4DDD3CDF" w14:textId="63F71A30" w:rsidR="00E92D9B" w:rsidRPr="00FB224F" w:rsidRDefault="00E92D9B" w:rsidP="00E92D9B">
            <w:pPr>
              <w:spacing w:line="276" w:lineRule="auto"/>
              <w:rPr>
                <w:rFonts w:cstheme="minorHAnsi"/>
              </w:rPr>
            </w:pPr>
            <w:r w:rsidRPr="00FB224F">
              <w:rPr>
                <w:rFonts w:cstheme="minorHAnsi"/>
              </w:rPr>
              <w:t>N</w:t>
            </w:r>
          </w:p>
        </w:tc>
        <w:tc>
          <w:tcPr>
            <w:tcW w:w="1215" w:type="dxa"/>
          </w:tcPr>
          <w:p w14:paraId="3B75186C" w14:textId="77777777" w:rsidR="00E92D9B" w:rsidRPr="00FB224F" w:rsidRDefault="00E92D9B" w:rsidP="00E92D9B">
            <w:pPr>
              <w:spacing w:line="276" w:lineRule="auto"/>
              <w:rPr>
                <w:rFonts w:cstheme="minorHAnsi"/>
              </w:rPr>
            </w:pPr>
          </w:p>
        </w:tc>
      </w:tr>
      <w:tr w:rsidR="00E92D9B" w14:paraId="41023CFF" w14:textId="77777777" w:rsidTr="00EE177C">
        <w:tc>
          <w:tcPr>
            <w:tcW w:w="2053" w:type="dxa"/>
            <w:vMerge/>
          </w:tcPr>
          <w:p w14:paraId="1BB5749C" w14:textId="77777777" w:rsidR="00E92D9B" w:rsidRPr="00FB224F" w:rsidRDefault="00E92D9B" w:rsidP="00E92D9B">
            <w:pPr>
              <w:spacing w:line="276" w:lineRule="auto"/>
              <w:rPr>
                <w:rFonts w:cstheme="minorHAnsi"/>
              </w:rPr>
            </w:pPr>
          </w:p>
        </w:tc>
        <w:tc>
          <w:tcPr>
            <w:tcW w:w="2160" w:type="dxa"/>
          </w:tcPr>
          <w:p w14:paraId="1B4757D8" w14:textId="6B2F2D49" w:rsidR="00E92D9B" w:rsidRPr="00FB224F" w:rsidRDefault="00E92D9B" w:rsidP="00E92D9B">
            <w:pPr>
              <w:spacing w:line="276" w:lineRule="auto"/>
              <w:rPr>
                <w:rFonts w:cstheme="minorHAnsi"/>
              </w:rPr>
            </w:pPr>
            <w:r w:rsidRPr="00FB224F">
              <w:rPr>
                <w:rFonts w:cstheme="minorHAnsi"/>
              </w:rPr>
              <w:t>year</w:t>
            </w:r>
          </w:p>
        </w:tc>
        <w:tc>
          <w:tcPr>
            <w:tcW w:w="1664" w:type="dxa"/>
          </w:tcPr>
          <w:p w14:paraId="1B01C4C6" w14:textId="7F3F2A37" w:rsidR="00E92D9B" w:rsidRPr="00FB224F" w:rsidRDefault="00E92D9B" w:rsidP="00E92D9B">
            <w:pPr>
              <w:spacing w:line="276" w:lineRule="auto"/>
              <w:rPr>
                <w:rFonts w:cstheme="minorHAnsi"/>
              </w:rPr>
            </w:pPr>
            <w:r w:rsidRPr="00FB224F">
              <w:rPr>
                <w:rFonts w:cstheme="minorHAnsi"/>
              </w:rPr>
              <w:t>year of the model of the resource</w:t>
            </w:r>
          </w:p>
        </w:tc>
        <w:tc>
          <w:tcPr>
            <w:tcW w:w="1382" w:type="dxa"/>
          </w:tcPr>
          <w:p w14:paraId="2DE6A876" w14:textId="0A06B83C" w:rsidR="00E92D9B" w:rsidRPr="00FB224F" w:rsidRDefault="00E92D9B" w:rsidP="00E92D9B">
            <w:pPr>
              <w:spacing w:line="276" w:lineRule="auto"/>
              <w:rPr>
                <w:rFonts w:cstheme="minorHAnsi"/>
              </w:rPr>
            </w:pPr>
            <w:r>
              <w:rPr>
                <w:rFonts w:cstheme="minorHAnsi"/>
              </w:rPr>
              <w:t>Year</w:t>
            </w:r>
          </w:p>
        </w:tc>
        <w:tc>
          <w:tcPr>
            <w:tcW w:w="575" w:type="dxa"/>
          </w:tcPr>
          <w:p w14:paraId="04D98A1E" w14:textId="687F3ACD" w:rsidR="00E92D9B" w:rsidRPr="00FB224F" w:rsidRDefault="00E92D9B" w:rsidP="00E92D9B">
            <w:pPr>
              <w:spacing w:line="276" w:lineRule="auto"/>
              <w:rPr>
                <w:rFonts w:cstheme="minorHAnsi"/>
              </w:rPr>
            </w:pPr>
            <w:r w:rsidRPr="00FB224F">
              <w:rPr>
                <w:rFonts w:cstheme="minorHAnsi"/>
              </w:rPr>
              <w:t>N</w:t>
            </w:r>
          </w:p>
        </w:tc>
        <w:tc>
          <w:tcPr>
            <w:tcW w:w="812" w:type="dxa"/>
          </w:tcPr>
          <w:p w14:paraId="28944CCF" w14:textId="06D45233" w:rsidR="00E92D9B" w:rsidRPr="00FB224F" w:rsidRDefault="00E92D9B" w:rsidP="00E92D9B">
            <w:pPr>
              <w:spacing w:line="276" w:lineRule="auto"/>
              <w:rPr>
                <w:rFonts w:cstheme="minorHAnsi"/>
              </w:rPr>
            </w:pPr>
            <w:r w:rsidRPr="00FB224F">
              <w:rPr>
                <w:rFonts w:cstheme="minorHAnsi"/>
              </w:rPr>
              <w:t>N</w:t>
            </w:r>
          </w:p>
        </w:tc>
        <w:tc>
          <w:tcPr>
            <w:tcW w:w="913" w:type="dxa"/>
          </w:tcPr>
          <w:p w14:paraId="5C53659B" w14:textId="19B4A165" w:rsidR="00E92D9B" w:rsidRPr="00FB224F" w:rsidRDefault="00E92D9B" w:rsidP="00E92D9B">
            <w:pPr>
              <w:spacing w:line="276" w:lineRule="auto"/>
              <w:rPr>
                <w:rFonts w:cstheme="minorHAnsi"/>
              </w:rPr>
            </w:pPr>
            <w:r w:rsidRPr="00FB224F">
              <w:rPr>
                <w:rFonts w:cstheme="minorHAnsi"/>
              </w:rPr>
              <w:t>N</w:t>
            </w:r>
          </w:p>
        </w:tc>
        <w:tc>
          <w:tcPr>
            <w:tcW w:w="1215" w:type="dxa"/>
          </w:tcPr>
          <w:p w14:paraId="066DE54C" w14:textId="77777777" w:rsidR="00E92D9B" w:rsidRPr="00FB224F" w:rsidRDefault="00E92D9B" w:rsidP="00E92D9B">
            <w:pPr>
              <w:spacing w:line="276" w:lineRule="auto"/>
              <w:rPr>
                <w:rFonts w:cstheme="minorHAnsi"/>
              </w:rPr>
            </w:pPr>
          </w:p>
        </w:tc>
      </w:tr>
      <w:tr w:rsidR="00E92D9B" w14:paraId="25EBB1FA" w14:textId="77777777" w:rsidTr="00EE177C">
        <w:tc>
          <w:tcPr>
            <w:tcW w:w="2053" w:type="dxa"/>
            <w:vMerge/>
          </w:tcPr>
          <w:p w14:paraId="7E960C5B" w14:textId="77777777" w:rsidR="00E92D9B" w:rsidRPr="00FB224F" w:rsidRDefault="00E92D9B" w:rsidP="00E92D9B">
            <w:pPr>
              <w:spacing w:line="276" w:lineRule="auto"/>
              <w:rPr>
                <w:rFonts w:cstheme="minorHAnsi"/>
              </w:rPr>
            </w:pPr>
          </w:p>
        </w:tc>
        <w:tc>
          <w:tcPr>
            <w:tcW w:w="2160" w:type="dxa"/>
          </w:tcPr>
          <w:p w14:paraId="5D64EC01" w14:textId="05DA41AF" w:rsidR="00E92D9B" w:rsidRPr="00FB224F" w:rsidRDefault="00E92D9B" w:rsidP="00E92D9B">
            <w:pPr>
              <w:spacing w:line="276" w:lineRule="auto"/>
              <w:rPr>
                <w:rFonts w:cstheme="minorHAnsi"/>
              </w:rPr>
            </w:pPr>
            <w:r w:rsidRPr="00FB224F">
              <w:rPr>
                <w:rFonts w:cstheme="minorHAnsi"/>
              </w:rPr>
              <w:t>price</w:t>
            </w:r>
          </w:p>
        </w:tc>
        <w:tc>
          <w:tcPr>
            <w:tcW w:w="1664" w:type="dxa"/>
          </w:tcPr>
          <w:p w14:paraId="03BEC067" w14:textId="3AE685EF" w:rsidR="00E92D9B" w:rsidRPr="00FB224F" w:rsidRDefault="00E92D9B" w:rsidP="00E92D9B">
            <w:pPr>
              <w:spacing w:line="276" w:lineRule="auto"/>
              <w:rPr>
                <w:rFonts w:cstheme="minorHAnsi"/>
              </w:rPr>
            </w:pPr>
            <w:r w:rsidRPr="00FB224F">
              <w:rPr>
                <w:rFonts w:cstheme="minorHAnsi"/>
              </w:rPr>
              <w:t>Price of the resource</w:t>
            </w:r>
          </w:p>
        </w:tc>
        <w:tc>
          <w:tcPr>
            <w:tcW w:w="1382" w:type="dxa"/>
          </w:tcPr>
          <w:p w14:paraId="47E7E152" w14:textId="3ED688E6" w:rsidR="00E92D9B" w:rsidRPr="00FB224F" w:rsidRDefault="00E92D9B" w:rsidP="00E92D9B">
            <w:pPr>
              <w:spacing w:line="276" w:lineRule="auto"/>
              <w:rPr>
                <w:rFonts w:cstheme="minorHAnsi"/>
              </w:rPr>
            </w:pPr>
            <w:r>
              <w:rPr>
                <w:rFonts w:cstheme="minorHAnsi"/>
              </w:rPr>
              <w:t>Varchar (8)</w:t>
            </w:r>
          </w:p>
        </w:tc>
        <w:tc>
          <w:tcPr>
            <w:tcW w:w="575" w:type="dxa"/>
          </w:tcPr>
          <w:p w14:paraId="25BBDF95" w14:textId="73FFB71E" w:rsidR="00E92D9B" w:rsidRPr="00FB224F" w:rsidRDefault="00E92D9B" w:rsidP="00E92D9B">
            <w:pPr>
              <w:spacing w:line="276" w:lineRule="auto"/>
              <w:rPr>
                <w:rFonts w:cstheme="minorHAnsi"/>
              </w:rPr>
            </w:pPr>
            <w:r w:rsidRPr="00FB224F">
              <w:rPr>
                <w:rFonts w:cstheme="minorHAnsi"/>
              </w:rPr>
              <w:t>N</w:t>
            </w:r>
          </w:p>
        </w:tc>
        <w:tc>
          <w:tcPr>
            <w:tcW w:w="812" w:type="dxa"/>
          </w:tcPr>
          <w:p w14:paraId="337D13F9" w14:textId="7BA1BCC9" w:rsidR="00E92D9B" w:rsidRPr="00FB224F" w:rsidRDefault="00E92D9B" w:rsidP="00E92D9B">
            <w:pPr>
              <w:spacing w:line="276" w:lineRule="auto"/>
              <w:rPr>
                <w:rFonts w:cstheme="minorHAnsi"/>
              </w:rPr>
            </w:pPr>
            <w:r w:rsidRPr="00FB224F">
              <w:rPr>
                <w:rFonts w:cstheme="minorHAnsi"/>
              </w:rPr>
              <w:t>N</w:t>
            </w:r>
          </w:p>
        </w:tc>
        <w:tc>
          <w:tcPr>
            <w:tcW w:w="913" w:type="dxa"/>
          </w:tcPr>
          <w:p w14:paraId="6073FDD0" w14:textId="41A06021" w:rsidR="00E92D9B" w:rsidRPr="00FB224F" w:rsidRDefault="00E92D9B" w:rsidP="00E92D9B">
            <w:pPr>
              <w:spacing w:line="276" w:lineRule="auto"/>
              <w:rPr>
                <w:rFonts w:cstheme="minorHAnsi"/>
              </w:rPr>
            </w:pPr>
            <w:r w:rsidRPr="00FB224F">
              <w:rPr>
                <w:rFonts w:cstheme="minorHAnsi"/>
              </w:rPr>
              <w:t>N</w:t>
            </w:r>
          </w:p>
        </w:tc>
        <w:tc>
          <w:tcPr>
            <w:tcW w:w="1215" w:type="dxa"/>
          </w:tcPr>
          <w:p w14:paraId="5CDD03E8" w14:textId="77777777" w:rsidR="00E92D9B" w:rsidRPr="00FB224F" w:rsidRDefault="00E92D9B" w:rsidP="00E92D9B">
            <w:pPr>
              <w:spacing w:line="276" w:lineRule="auto"/>
              <w:rPr>
                <w:rFonts w:cstheme="minorHAnsi"/>
              </w:rPr>
            </w:pPr>
          </w:p>
        </w:tc>
      </w:tr>
      <w:tr w:rsidR="00160B43" w14:paraId="7BC2B99B" w14:textId="77777777" w:rsidTr="00EE177C">
        <w:tc>
          <w:tcPr>
            <w:tcW w:w="2053" w:type="dxa"/>
            <w:vMerge/>
          </w:tcPr>
          <w:p w14:paraId="5432C86B" w14:textId="77777777" w:rsidR="00160B43" w:rsidRPr="00FB224F" w:rsidRDefault="00160B43" w:rsidP="00160B43">
            <w:pPr>
              <w:spacing w:line="276" w:lineRule="auto"/>
              <w:rPr>
                <w:rFonts w:cstheme="minorHAnsi"/>
              </w:rPr>
            </w:pPr>
          </w:p>
        </w:tc>
        <w:tc>
          <w:tcPr>
            <w:tcW w:w="2160" w:type="dxa"/>
          </w:tcPr>
          <w:p w14:paraId="3B3F8192" w14:textId="1F694FF7" w:rsidR="00160B43" w:rsidRPr="00FB224F" w:rsidRDefault="00160B43" w:rsidP="00160B43">
            <w:pPr>
              <w:spacing w:line="276" w:lineRule="auto"/>
              <w:rPr>
                <w:rFonts w:cstheme="minorHAnsi"/>
              </w:rPr>
            </w:pPr>
            <w:r w:rsidRPr="00FB224F">
              <w:rPr>
                <w:rFonts w:cstheme="minorHAnsi"/>
              </w:rPr>
              <w:t>reasoning</w:t>
            </w:r>
          </w:p>
        </w:tc>
        <w:tc>
          <w:tcPr>
            <w:tcW w:w="1664" w:type="dxa"/>
          </w:tcPr>
          <w:p w14:paraId="0E5A8992" w14:textId="775CC33D" w:rsidR="00160B43" w:rsidRPr="00FB224F" w:rsidRDefault="00160B43" w:rsidP="00160B43">
            <w:pPr>
              <w:spacing w:line="276" w:lineRule="auto"/>
              <w:rPr>
                <w:rFonts w:cstheme="minorHAnsi"/>
              </w:rPr>
            </w:pPr>
            <w:r w:rsidRPr="00FB224F">
              <w:rPr>
                <w:rFonts w:cstheme="minorHAnsi"/>
              </w:rPr>
              <w:t>Reasoning for purchasing this resource</w:t>
            </w:r>
          </w:p>
        </w:tc>
        <w:tc>
          <w:tcPr>
            <w:tcW w:w="1382" w:type="dxa"/>
          </w:tcPr>
          <w:p w14:paraId="425C5D1D" w14:textId="45695DFE" w:rsidR="00160B43" w:rsidRPr="00FB224F" w:rsidRDefault="00E92D9B" w:rsidP="00160B43">
            <w:pPr>
              <w:spacing w:line="276" w:lineRule="auto"/>
              <w:rPr>
                <w:rFonts w:cstheme="minorHAnsi"/>
              </w:rPr>
            </w:pPr>
            <w:r>
              <w:rPr>
                <w:rFonts w:cstheme="minorHAnsi"/>
              </w:rPr>
              <w:t>Varchar (100)</w:t>
            </w:r>
          </w:p>
        </w:tc>
        <w:tc>
          <w:tcPr>
            <w:tcW w:w="575" w:type="dxa"/>
          </w:tcPr>
          <w:p w14:paraId="6C6CE86A" w14:textId="3420E246" w:rsidR="00160B43" w:rsidRPr="00FB224F" w:rsidRDefault="00160B43" w:rsidP="00160B43">
            <w:pPr>
              <w:spacing w:line="276" w:lineRule="auto"/>
              <w:rPr>
                <w:rFonts w:cstheme="minorHAnsi"/>
              </w:rPr>
            </w:pPr>
            <w:r w:rsidRPr="00FB224F">
              <w:rPr>
                <w:rFonts w:cstheme="minorHAnsi"/>
              </w:rPr>
              <w:t>N</w:t>
            </w:r>
          </w:p>
        </w:tc>
        <w:tc>
          <w:tcPr>
            <w:tcW w:w="812" w:type="dxa"/>
          </w:tcPr>
          <w:p w14:paraId="291D2445" w14:textId="4F1F3785" w:rsidR="00160B43" w:rsidRPr="00FB224F" w:rsidRDefault="00160B43" w:rsidP="00160B43">
            <w:pPr>
              <w:spacing w:line="276" w:lineRule="auto"/>
              <w:rPr>
                <w:rFonts w:cstheme="minorHAnsi"/>
              </w:rPr>
            </w:pPr>
            <w:r w:rsidRPr="00FB224F">
              <w:rPr>
                <w:rFonts w:cstheme="minorHAnsi"/>
              </w:rPr>
              <w:t>N</w:t>
            </w:r>
          </w:p>
        </w:tc>
        <w:tc>
          <w:tcPr>
            <w:tcW w:w="913" w:type="dxa"/>
          </w:tcPr>
          <w:p w14:paraId="5E0524FC" w14:textId="4094B3EB" w:rsidR="00160B43" w:rsidRPr="00FB224F" w:rsidRDefault="00160B43" w:rsidP="00160B43">
            <w:pPr>
              <w:spacing w:line="276" w:lineRule="auto"/>
              <w:rPr>
                <w:rFonts w:cstheme="minorHAnsi"/>
              </w:rPr>
            </w:pPr>
            <w:r w:rsidRPr="00FB224F">
              <w:rPr>
                <w:rFonts w:cstheme="minorHAnsi"/>
              </w:rPr>
              <w:t>N</w:t>
            </w:r>
          </w:p>
        </w:tc>
        <w:tc>
          <w:tcPr>
            <w:tcW w:w="1215" w:type="dxa"/>
          </w:tcPr>
          <w:p w14:paraId="0668C10D" w14:textId="77777777" w:rsidR="00160B43" w:rsidRPr="00FB224F" w:rsidRDefault="00160B43" w:rsidP="00160B43">
            <w:pPr>
              <w:spacing w:line="276" w:lineRule="auto"/>
              <w:rPr>
                <w:rFonts w:cstheme="minorHAnsi"/>
              </w:rPr>
            </w:pPr>
          </w:p>
        </w:tc>
      </w:tr>
      <w:tr w:rsidR="00160B43" w14:paraId="08C7B501" w14:textId="77777777" w:rsidTr="00EE177C">
        <w:tc>
          <w:tcPr>
            <w:tcW w:w="2053" w:type="dxa"/>
            <w:vMerge/>
          </w:tcPr>
          <w:p w14:paraId="07DCC9E1" w14:textId="77777777" w:rsidR="00160B43" w:rsidRPr="00FB224F" w:rsidRDefault="00160B43" w:rsidP="00160B43">
            <w:pPr>
              <w:spacing w:line="276" w:lineRule="auto"/>
              <w:rPr>
                <w:rFonts w:cstheme="minorHAnsi"/>
              </w:rPr>
            </w:pPr>
          </w:p>
        </w:tc>
        <w:tc>
          <w:tcPr>
            <w:tcW w:w="2160" w:type="dxa"/>
          </w:tcPr>
          <w:p w14:paraId="3C397B3B" w14:textId="5476169F" w:rsidR="00160B43" w:rsidRPr="00FB224F" w:rsidRDefault="00160B43" w:rsidP="00160B43">
            <w:pPr>
              <w:spacing w:line="276" w:lineRule="auto"/>
              <w:rPr>
                <w:rFonts w:cstheme="minorHAnsi"/>
              </w:rPr>
            </w:pPr>
            <w:r w:rsidRPr="00FB224F">
              <w:rPr>
                <w:rFonts w:cstheme="minorHAnsi"/>
              </w:rPr>
              <w:t>urgency</w:t>
            </w:r>
          </w:p>
        </w:tc>
        <w:tc>
          <w:tcPr>
            <w:tcW w:w="1664" w:type="dxa"/>
          </w:tcPr>
          <w:p w14:paraId="04394CA5" w14:textId="74AF61A9" w:rsidR="00160B43" w:rsidRPr="00FB224F" w:rsidRDefault="00160B43" w:rsidP="00160B43">
            <w:pPr>
              <w:spacing w:line="276" w:lineRule="auto"/>
              <w:rPr>
                <w:rFonts w:cstheme="minorHAnsi"/>
              </w:rPr>
            </w:pPr>
            <w:r w:rsidRPr="00FB224F">
              <w:rPr>
                <w:rFonts w:cstheme="minorHAnsi"/>
              </w:rPr>
              <w:t>Urgency of purchasing this resource</w:t>
            </w:r>
          </w:p>
        </w:tc>
        <w:tc>
          <w:tcPr>
            <w:tcW w:w="1382" w:type="dxa"/>
          </w:tcPr>
          <w:p w14:paraId="253E10FD" w14:textId="664A1CA3" w:rsidR="00160B43" w:rsidRPr="00FB224F" w:rsidRDefault="00362896" w:rsidP="00160B43">
            <w:pPr>
              <w:spacing w:line="276" w:lineRule="auto"/>
              <w:rPr>
                <w:rFonts w:cstheme="minorHAnsi"/>
              </w:rPr>
            </w:pPr>
            <w:r>
              <w:rPr>
                <w:rFonts w:cstheme="minorHAnsi"/>
              </w:rPr>
              <w:t>Varchar (10)</w:t>
            </w:r>
          </w:p>
        </w:tc>
        <w:tc>
          <w:tcPr>
            <w:tcW w:w="575" w:type="dxa"/>
          </w:tcPr>
          <w:p w14:paraId="591E727B" w14:textId="6C957251" w:rsidR="00160B43" w:rsidRPr="00FB224F" w:rsidRDefault="00160B43" w:rsidP="00160B43">
            <w:pPr>
              <w:spacing w:line="276" w:lineRule="auto"/>
              <w:rPr>
                <w:rFonts w:cstheme="minorHAnsi"/>
              </w:rPr>
            </w:pPr>
            <w:r w:rsidRPr="00FB224F">
              <w:rPr>
                <w:rFonts w:cstheme="minorHAnsi"/>
              </w:rPr>
              <w:t>N</w:t>
            </w:r>
          </w:p>
        </w:tc>
        <w:tc>
          <w:tcPr>
            <w:tcW w:w="812" w:type="dxa"/>
          </w:tcPr>
          <w:p w14:paraId="001AB7D9" w14:textId="3C4F73EE" w:rsidR="00160B43" w:rsidRPr="00FB224F" w:rsidRDefault="00160B43" w:rsidP="00160B43">
            <w:pPr>
              <w:spacing w:line="276" w:lineRule="auto"/>
              <w:rPr>
                <w:rFonts w:cstheme="minorHAnsi"/>
              </w:rPr>
            </w:pPr>
            <w:r w:rsidRPr="00FB224F">
              <w:rPr>
                <w:rFonts w:cstheme="minorHAnsi"/>
              </w:rPr>
              <w:t>N</w:t>
            </w:r>
          </w:p>
        </w:tc>
        <w:tc>
          <w:tcPr>
            <w:tcW w:w="913" w:type="dxa"/>
          </w:tcPr>
          <w:p w14:paraId="1C0BA72C" w14:textId="23C727B9" w:rsidR="00160B43" w:rsidRPr="00FB224F" w:rsidRDefault="00160B43" w:rsidP="00160B43">
            <w:pPr>
              <w:spacing w:line="276" w:lineRule="auto"/>
              <w:rPr>
                <w:rFonts w:cstheme="minorHAnsi"/>
              </w:rPr>
            </w:pPr>
            <w:r w:rsidRPr="00FB224F">
              <w:rPr>
                <w:rFonts w:cstheme="minorHAnsi"/>
              </w:rPr>
              <w:t>N</w:t>
            </w:r>
          </w:p>
        </w:tc>
        <w:tc>
          <w:tcPr>
            <w:tcW w:w="1215" w:type="dxa"/>
          </w:tcPr>
          <w:p w14:paraId="06190454" w14:textId="1D61CEC2" w:rsidR="00160B43" w:rsidRPr="00FB224F" w:rsidRDefault="00160B43" w:rsidP="00160B43">
            <w:pPr>
              <w:spacing w:line="276" w:lineRule="auto"/>
              <w:rPr>
                <w:rFonts w:cstheme="minorHAnsi"/>
              </w:rPr>
            </w:pPr>
            <w:r w:rsidRPr="00FB224F">
              <w:rPr>
                <w:rFonts w:cstheme="minorHAnsi"/>
              </w:rPr>
              <w:t>“Not Urgent”</w:t>
            </w:r>
          </w:p>
        </w:tc>
      </w:tr>
      <w:tr w:rsidR="00160B43" w14:paraId="5C818089" w14:textId="77777777" w:rsidTr="00EE177C">
        <w:tc>
          <w:tcPr>
            <w:tcW w:w="2053" w:type="dxa"/>
            <w:vMerge w:val="restart"/>
          </w:tcPr>
          <w:p w14:paraId="676FFF0D" w14:textId="1FCAE096" w:rsidR="00160B43" w:rsidRPr="00FB224F" w:rsidRDefault="00160B43" w:rsidP="00160B43">
            <w:pPr>
              <w:spacing w:line="276" w:lineRule="auto"/>
              <w:rPr>
                <w:rFonts w:cstheme="minorHAnsi"/>
              </w:rPr>
            </w:pPr>
            <w:r w:rsidRPr="00FB224F">
              <w:rPr>
                <w:rFonts w:cstheme="minorHAnsi"/>
              </w:rPr>
              <w:t>Reservation</w:t>
            </w:r>
          </w:p>
        </w:tc>
        <w:tc>
          <w:tcPr>
            <w:tcW w:w="2160" w:type="dxa"/>
          </w:tcPr>
          <w:p w14:paraId="4E988C7C" w14:textId="5536BFC8" w:rsidR="00160B43" w:rsidRPr="00FB224F" w:rsidRDefault="00160B43" w:rsidP="00160B43">
            <w:pPr>
              <w:spacing w:line="276" w:lineRule="auto"/>
              <w:rPr>
                <w:rFonts w:cstheme="minorHAnsi"/>
              </w:rPr>
            </w:pPr>
            <w:r w:rsidRPr="00FB224F">
              <w:rPr>
                <w:rFonts w:cstheme="minorHAnsi"/>
              </w:rPr>
              <w:t>reservationID</w:t>
            </w:r>
          </w:p>
        </w:tc>
        <w:tc>
          <w:tcPr>
            <w:tcW w:w="1664" w:type="dxa"/>
          </w:tcPr>
          <w:p w14:paraId="4D524710" w14:textId="0F57A487" w:rsidR="00160B43" w:rsidRPr="00FB224F" w:rsidRDefault="00160B43" w:rsidP="00160B43">
            <w:pPr>
              <w:spacing w:line="276" w:lineRule="auto"/>
              <w:rPr>
                <w:rFonts w:cstheme="minorHAnsi"/>
              </w:rPr>
            </w:pPr>
            <w:r w:rsidRPr="00FB224F">
              <w:rPr>
                <w:rFonts w:cstheme="minorHAnsi"/>
              </w:rPr>
              <w:t>Identification code of a reservation</w:t>
            </w:r>
          </w:p>
        </w:tc>
        <w:tc>
          <w:tcPr>
            <w:tcW w:w="1382" w:type="dxa"/>
          </w:tcPr>
          <w:p w14:paraId="687D1EBB" w14:textId="0B3C4FC2" w:rsidR="00160B43" w:rsidRPr="00FB224F" w:rsidRDefault="00160B43" w:rsidP="00160B43">
            <w:pPr>
              <w:spacing w:line="276" w:lineRule="auto"/>
              <w:rPr>
                <w:rFonts w:cstheme="minorHAnsi"/>
              </w:rPr>
            </w:pPr>
            <w:proofErr w:type="gramStart"/>
            <w:r w:rsidRPr="00FB224F">
              <w:rPr>
                <w:rFonts w:cstheme="minorHAnsi"/>
              </w:rPr>
              <w:t>Varchar(</w:t>
            </w:r>
            <w:proofErr w:type="gramEnd"/>
            <w:r w:rsidRPr="00FB224F">
              <w:rPr>
                <w:rFonts w:cstheme="minorHAnsi"/>
              </w:rPr>
              <w:t>10)</w:t>
            </w:r>
          </w:p>
        </w:tc>
        <w:tc>
          <w:tcPr>
            <w:tcW w:w="575" w:type="dxa"/>
          </w:tcPr>
          <w:p w14:paraId="2310D7AF" w14:textId="62E38C2D" w:rsidR="00160B43" w:rsidRPr="00FB224F" w:rsidRDefault="00160B43" w:rsidP="00160B43">
            <w:pPr>
              <w:spacing w:line="276" w:lineRule="auto"/>
              <w:rPr>
                <w:rFonts w:cstheme="minorHAnsi"/>
              </w:rPr>
            </w:pPr>
            <w:r w:rsidRPr="00FB224F">
              <w:rPr>
                <w:rFonts w:cstheme="minorHAnsi"/>
              </w:rPr>
              <w:t>N</w:t>
            </w:r>
          </w:p>
        </w:tc>
        <w:tc>
          <w:tcPr>
            <w:tcW w:w="812" w:type="dxa"/>
          </w:tcPr>
          <w:p w14:paraId="582F0FB1" w14:textId="0E9AD389" w:rsidR="00160B43" w:rsidRPr="00FB224F" w:rsidRDefault="00160B43" w:rsidP="00160B43">
            <w:pPr>
              <w:spacing w:line="276" w:lineRule="auto"/>
              <w:rPr>
                <w:rFonts w:cstheme="minorHAnsi"/>
              </w:rPr>
            </w:pPr>
            <w:r w:rsidRPr="00FB224F">
              <w:rPr>
                <w:rFonts w:cstheme="minorHAnsi"/>
              </w:rPr>
              <w:t>N</w:t>
            </w:r>
          </w:p>
        </w:tc>
        <w:tc>
          <w:tcPr>
            <w:tcW w:w="913" w:type="dxa"/>
          </w:tcPr>
          <w:p w14:paraId="2079DF35" w14:textId="64B1F307" w:rsidR="00160B43" w:rsidRPr="00FB224F" w:rsidRDefault="00160B43" w:rsidP="00160B43">
            <w:pPr>
              <w:spacing w:line="276" w:lineRule="auto"/>
              <w:rPr>
                <w:rFonts w:cstheme="minorHAnsi"/>
              </w:rPr>
            </w:pPr>
            <w:r w:rsidRPr="00FB224F">
              <w:rPr>
                <w:rFonts w:cstheme="minorHAnsi"/>
              </w:rPr>
              <w:t>N</w:t>
            </w:r>
          </w:p>
        </w:tc>
        <w:tc>
          <w:tcPr>
            <w:tcW w:w="1215" w:type="dxa"/>
          </w:tcPr>
          <w:p w14:paraId="7E74A8ED" w14:textId="77777777" w:rsidR="00160B43" w:rsidRPr="00FB224F" w:rsidRDefault="00160B43" w:rsidP="00160B43">
            <w:pPr>
              <w:spacing w:line="276" w:lineRule="auto"/>
              <w:rPr>
                <w:rFonts w:cstheme="minorHAnsi"/>
              </w:rPr>
            </w:pPr>
          </w:p>
        </w:tc>
      </w:tr>
      <w:tr w:rsidR="00160B43" w14:paraId="0233013C" w14:textId="77777777" w:rsidTr="00EE177C">
        <w:tc>
          <w:tcPr>
            <w:tcW w:w="2053" w:type="dxa"/>
            <w:vMerge/>
          </w:tcPr>
          <w:p w14:paraId="23B4C40E" w14:textId="77777777" w:rsidR="00160B43" w:rsidRPr="00FB224F" w:rsidRDefault="00160B43" w:rsidP="00160B43">
            <w:pPr>
              <w:spacing w:line="276" w:lineRule="auto"/>
              <w:rPr>
                <w:rFonts w:cstheme="minorHAnsi"/>
              </w:rPr>
            </w:pPr>
          </w:p>
        </w:tc>
        <w:tc>
          <w:tcPr>
            <w:tcW w:w="2160" w:type="dxa"/>
          </w:tcPr>
          <w:p w14:paraId="68D222A7" w14:textId="71AE6190" w:rsidR="00160B43" w:rsidRPr="00FB224F" w:rsidRDefault="00160B43" w:rsidP="00160B43">
            <w:pPr>
              <w:spacing w:line="276" w:lineRule="auto"/>
              <w:rPr>
                <w:rFonts w:cstheme="minorHAnsi"/>
              </w:rPr>
            </w:pPr>
            <w:r w:rsidRPr="00FB224F">
              <w:rPr>
                <w:rFonts w:cstheme="minorHAnsi"/>
              </w:rPr>
              <w:t>reservedForDateTime</w:t>
            </w:r>
          </w:p>
        </w:tc>
        <w:tc>
          <w:tcPr>
            <w:tcW w:w="1664" w:type="dxa"/>
          </w:tcPr>
          <w:p w14:paraId="60884B24" w14:textId="24080639" w:rsidR="00160B43" w:rsidRPr="00FB224F" w:rsidRDefault="00160B43" w:rsidP="00160B43">
            <w:pPr>
              <w:spacing w:line="276" w:lineRule="auto"/>
              <w:rPr>
                <w:rFonts w:cstheme="minorHAnsi"/>
              </w:rPr>
            </w:pPr>
            <w:r w:rsidRPr="00FB224F">
              <w:rPr>
                <w:rFonts w:cstheme="minorHAnsi"/>
              </w:rPr>
              <w:t>When the resource is reserved for</w:t>
            </w:r>
          </w:p>
        </w:tc>
        <w:tc>
          <w:tcPr>
            <w:tcW w:w="1382" w:type="dxa"/>
          </w:tcPr>
          <w:p w14:paraId="67B78230" w14:textId="1DCF5AC0" w:rsidR="00160B43" w:rsidRPr="00FB224F" w:rsidRDefault="00362896" w:rsidP="00160B43">
            <w:pPr>
              <w:spacing w:line="276" w:lineRule="auto"/>
              <w:rPr>
                <w:rFonts w:cstheme="minorHAnsi"/>
              </w:rPr>
            </w:pPr>
            <w:r>
              <w:rPr>
                <w:rFonts w:cstheme="minorHAnsi"/>
              </w:rPr>
              <w:t>Timestamp</w:t>
            </w:r>
          </w:p>
        </w:tc>
        <w:tc>
          <w:tcPr>
            <w:tcW w:w="575" w:type="dxa"/>
          </w:tcPr>
          <w:p w14:paraId="060A4AAD" w14:textId="4E859887" w:rsidR="00160B43" w:rsidRPr="00FB224F" w:rsidRDefault="00160B43" w:rsidP="00160B43">
            <w:pPr>
              <w:spacing w:line="276" w:lineRule="auto"/>
              <w:rPr>
                <w:rFonts w:cstheme="minorHAnsi"/>
              </w:rPr>
            </w:pPr>
            <w:r w:rsidRPr="00FB224F">
              <w:rPr>
                <w:rFonts w:cstheme="minorHAnsi"/>
              </w:rPr>
              <w:t>N</w:t>
            </w:r>
          </w:p>
        </w:tc>
        <w:tc>
          <w:tcPr>
            <w:tcW w:w="812" w:type="dxa"/>
          </w:tcPr>
          <w:p w14:paraId="53DF7D27" w14:textId="76394862" w:rsidR="00160B43" w:rsidRPr="00FB224F" w:rsidRDefault="00160B43" w:rsidP="00160B43">
            <w:pPr>
              <w:spacing w:line="276" w:lineRule="auto"/>
              <w:rPr>
                <w:rFonts w:cstheme="minorHAnsi"/>
              </w:rPr>
            </w:pPr>
            <w:r w:rsidRPr="00FB224F">
              <w:rPr>
                <w:rFonts w:cstheme="minorHAnsi"/>
              </w:rPr>
              <w:t>N</w:t>
            </w:r>
          </w:p>
        </w:tc>
        <w:tc>
          <w:tcPr>
            <w:tcW w:w="913" w:type="dxa"/>
          </w:tcPr>
          <w:p w14:paraId="3FD124BF" w14:textId="19C53F98" w:rsidR="00160B43" w:rsidRPr="00FB224F" w:rsidRDefault="00160B43" w:rsidP="00160B43">
            <w:pPr>
              <w:spacing w:line="276" w:lineRule="auto"/>
              <w:rPr>
                <w:rFonts w:cstheme="minorHAnsi"/>
              </w:rPr>
            </w:pPr>
            <w:r w:rsidRPr="00FB224F">
              <w:rPr>
                <w:rFonts w:cstheme="minorHAnsi"/>
              </w:rPr>
              <w:t>N</w:t>
            </w:r>
          </w:p>
        </w:tc>
        <w:tc>
          <w:tcPr>
            <w:tcW w:w="1215" w:type="dxa"/>
          </w:tcPr>
          <w:p w14:paraId="557B9C96" w14:textId="77777777" w:rsidR="00160B43" w:rsidRPr="00FB224F" w:rsidRDefault="00160B43" w:rsidP="00160B43">
            <w:pPr>
              <w:spacing w:line="276" w:lineRule="auto"/>
              <w:rPr>
                <w:rFonts w:cstheme="minorHAnsi"/>
              </w:rPr>
            </w:pPr>
          </w:p>
        </w:tc>
      </w:tr>
    </w:tbl>
    <w:p w14:paraId="276AD87D" w14:textId="77777777" w:rsidR="00662A22" w:rsidRPr="00662A22" w:rsidRDefault="00662A22" w:rsidP="00662A22">
      <w:pPr>
        <w:ind w:left="360"/>
      </w:pPr>
    </w:p>
    <w:p w14:paraId="278617FA" w14:textId="7CB1FC31" w:rsidR="00B55B04" w:rsidRPr="0040347E" w:rsidRDefault="00322670" w:rsidP="00B55B04">
      <w:pPr>
        <w:pStyle w:val="Heading1"/>
        <w:numPr>
          <w:ilvl w:val="0"/>
          <w:numId w:val="3"/>
        </w:numPr>
      </w:pPr>
      <w:bookmarkStart w:id="79" w:name="_Toc114436130"/>
      <w:r>
        <w:t>Relation Model (Pre-Normalisation)</w:t>
      </w:r>
      <w:bookmarkEnd w:id="79"/>
    </w:p>
    <w:p w14:paraId="66FFA23F" w14:textId="3EBAC143" w:rsidR="00B55B04" w:rsidRDefault="00AB5FB1" w:rsidP="006B24E8">
      <w:pPr>
        <w:pStyle w:val="Heading2"/>
        <w:ind w:left="360"/>
      </w:pPr>
      <w:bookmarkStart w:id="80" w:name="_Toc114436131"/>
      <w:r>
        <w:t xml:space="preserve">5.1 </w:t>
      </w:r>
      <w:r w:rsidR="00B55B04" w:rsidRPr="00AB5FB1">
        <w:t>Member</w:t>
      </w:r>
      <w:bookmarkEnd w:id="80"/>
    </w:p>
    <w:p w14:paraId="4B367913" w14:textId="24925194" w:rsidR="006B24E8" w:rsidRDefault="006B24E8" w:rsidP="00FB224F">
      <w:pPr>
        <w:spacing w:line="276" w:lineRule="auto"/>
      </w:pPr>
      <w:r>
        <w:t>Member</w:t>
      </w:r>
      <w:r w:rsidR="00A004DD">
        <w:t xml:space="preserve"> </w:t>
      </w:r>
      <w:r>
        <w:t>(</w:t>
      </w:r>
      <w:r w:rsidRPr="00D72D6F">
        <w:t>memberID</w:t>
      </w:r>
      <w:r>
        <w:t>, name, address, phone, email, status, comments)</w:t>
      </w:r>
    </w:p>
    <w:p w14:paraId="6084CFCC" w14:textId="77777777" w:rsidR="006B24E8" w:rsidRPr="006B24E8" w:rsidRDefault="006B24E8" w:rsidP="00FB224F">
      <w:pPr>
        <w:spacing w:line="276" w:lineRule="auto"/>
      </w:pPr>
      <w:r>
        <w:rPr>
          <w:b/>
          <w:bCs/>
        </w:rPr>
        <w:t xml:space="preserve">Primary Key </w:t>
      </w:r>
      <w:r>
        <w:t>memberID</w:t>
      </w:r>
    </w:p>
    <w:p w14:paraId="1F377C9E" w14:textId="2F67E299" w:rsidR="00322670" w:rsidRDefault="00E73BBF" w:rsidP="006B24E8">
      <w:pPr>
        <w:pStyle w:val="Heading2"/>
        <w:ind w:left="360"/>
      </w:pPr>
      <w:bookmarkStart w:id="81" w:name="_Toc114436132"/>
      <w:r>
        <w:t>5.</w:t>
      </w:r>
      <w:r w:rsidR="002B217B">
        <w:t>2</w:t>
      </w:r>
      <w:r>
        <w:t xml:space="preserve"> </w:t>
      </w:r>
      <w:r w:rsidR="004E544A">
        <w:t>Staff</w:t>
      </w:r>
      <w:bookmarkEnd w:id="81"/>
    </w:p>
    <w:p w14:paraId="74ABD81D" w14:textId="3030E0E9" w:rsidR="00E658F1" w:rsidRDefault="009A34CE" w:rsidP="00FB224F">
      <w:pPr>
        <w:spacing w:line="276" w:lineRule="auto"/>
      </w:pPr>
      <w:r>
        <w:t>Staff</w:t>
      </w:r>
      <w:r w:rsidR="00A004DD">
        <w:t xml:space="preserve"> </w:t>
      </w:r>
      <w:r>
        <w:t>(</w:t>
      </w:r>
      <w:r w:rsidR="006C37A8">
        <w:t xml:space="preserve">memberID, </w:t>
      </w:r>
      <w:r>
        <w:t>role</w:t>
      </w:r>
      <w:r w:rsidR="00594F81">
        <w:t>, name, address</w:t>
      </w:r>
      <w:r w:rsidR="00A6075D">
        <w:t>, phone, email, status, comments</w:t>
      </w:r>
      <w:r>
        <w:t>)</w:t>
      </w:r>
    </w:p>
    <w:p w14:paraId="113E983E" w14:textId="557C83D1" w:rsidR="00DA5ABE" w:rsidRDefault="00DA5ABE" w:rsidP="00FB224F">
      <w:pPr>
        <w:spacing w:line="276" w:lineRule="auto"/>
      </w:pPr>
      <w:r>
        <w:rPr>
          <w:b/>
          <w:bCs/>
        </w:rPr>
        <w:t xml:space="preserve">Primary Key </w:t>
      </w:r>
      <w:r w:rsidR="00A33AC2">
        <w:t>memberID</w:t>
      </w:r>
    </w:p>
    <w:p w14:paraId="3695E3B4" w14:textId="77777777" w:rsidR="006F1353" w:rsidRDefault="006F1353" w:rsidP="00FB224F">
      <w:pPr>
        <w:spacing w:line="276" w:lineRule="auto"/>
      </w:pPr>
      <w:r w:rsidRPr="001A3ED6">
        <w:rPr>
          <w:b/>
          <w:bCs/>
        </w:rPr>
        <w:t>Foreign Key</w:t>
      </w:r>
      <w:r>
        <w:t xml:space="preserve"> memberID references Member(memberID)</w:t>
      </w:r>
    </w:p>
    <w:p w14:paraId="716418FA" w14:textId="77777777" w:rsidR="00911275" w:rsidRDefault="00911275" w:rsidP="00FB224F">
      <w:pPr>
        <w:spacing w:line="276" w:lineRule="auto"/>
        <w:rPr>
          <w:b/>
          <w:bCs/>
        </w:rPr>
      </w:pPr>
      <w:r w:rsidRPr="009E7A3D">
        <w:rPr>
          <w:b/>
          <w:bCs/>
        </w:rPr>
        <w:t xml:space="preserve">ON UPDATE CASCADE, ON DELETE </w:t>
      </w:r>
      <w:r>
        <w:rPr>
          <w:b/>
          <w:bCs/>
        </w:rPr>
        <w:t>CASCADE</w:t>
      </w:r>
    </w:p>
    <w:p w14:paraId="4C4AEC9D" w14:textId="77777777" w:rsidR="00911275" w:rsidRDefault="00911275" w:rsidP="006F1353"/>
    <w:p w14:paraId="2EB69E18" w14:textId="4DBAAD4C" w:rsidR="00E73BBF" w:rsidRDefault="00E73BBF" w:rsidP="006B24E8">
      <w:pPr>
        <w:pStyle w:val="Heading2"/>
        <w:ind w:left="360"/>
      </w:pPr>
      <w:bookmarkStart w:id="82" w:name="_Toc114436133"/>
      <w:r>
        <w:t>5.</w:t>
      </w:r>
      <w:r w:rsidR="002B217B">
        <w:t>3</w:t>
      </w:r>
      <w:r>
        <w:t xml:space="preserve"> </w:t>
      </w:r>
      <w:r w:rsidR="004E544A">
        <w:t>Student</w:t>
      </w:r>
      <w:bookmarkEnd w:id="82"/>
    </w:p>
    <w:p w14:paraId="1536BCE2" w14:textId="10B12A35" w:rsidR="00E658F1" w:rsidRDefault="00A004DD" w:rsidP="00FB224F">
      <w:pPr>
        <w:spacing w:line="276" w:lineRule="auto"/>
      </w:pPr>
      <w:r>
        <w:t>Student (</w:t>
      </w:r>
      <w:r w:rsidR="006A2395">
        <w:t>memberID, borrowed</w:t>
      </w:r>
      <w:r>
        <w:t>, totalOwed, studentStatus</w:t>
      </w:r>
      <w:r w:rsidR="00172C97">
        <w:t>, name, address, phone, email, status, comments</w:t>
      </w:r>
      <w:r>
        <w:t>)</w:t>
      </w:r>
    </w:p>
    <w:p w14:paraId="65ED1911" w14:textId="3B7518A7" w:rsidR="00A12464" w:rsidRDefault="00A12464" w:rsidP="00FB224F">
      <w:pPr>
        <w:spacing w:line="276" w:lineRule="auto"/>
      </w:pPr>
      <w:r>
        <w:rPr>
          <w:b/>
          <w:bCs/>
        </w:rPr>
        <w:t xml:space="preserve">Primary Key </w:t>
      </w:r>
      <w:r w:rsidR="00A33AC2">
        <w:t>memberID</w:t>
      </w:r>
    </w:p>
    <w:p w14:paraId="4567C23A" w14:textId="77777777" w:rsidR="006F1353" w:rsidRDefault="006F1353" w:rsidP="00FB224F">
      <w:pPr>
        <w:spacing w:line="276" w:lineRule="auto"/>
      </w:pPr>
      <w:r w:rsidRPr="001A3ED6">
        <w:rPr>
          <w:b/>
          <w:bCs/>
        </w:rPr>
        <w:t>Foreign Key</w:t>
      </w:r>
      <w:r>
        <w:t xml:space="preserve"> memberID references Member(memberID)</w:t>
      </w:r>
    </w:p>
    <w:p w14:paraId="0A8F162C" w14:textId="77777777" w:rsidR="00911275" w:rsidRDefault="00911275" w:rsidP="00FB224F">
      <w:pPr>
        <w:spacing w:line="276" w:lineRule="auto"/>
        <w:rPr>
          <w:b/>
          <w:bCs/>
        </w:rPr>
      </w:pPr>
      <w:r w:rsidRPr="009E7A3D">
        <w:rPr>
          <w:b/>
          <w:bCs/>
        </w:rPr>
        <w:t xml:space="preserve">ON UPDATE CASCADE, ON DELETE </w:t>
      </w:r>
      <w:r>
        <w:rPr>
          <w:b/>
          <w:bCs/>
        </w:rPr>
        <w:t>CASCADE</w:t>
      </w:r>
    </w:p>
    <w:p w14:paraId="1C028546" w14:textId="76F4BA94" w:rsidR="00E73BBF" w:rsidRDefault="00E73BBF" w:rsidP="006B24E8">
      <w:pPr>
        <w:pStyle w:val="Heading2"/>
        <w:ind w:left="360"/>
      </w:pPr>
      <w:bookmarkStart w:id="83" w:name="_Toc114436134"/>
      <w:r>
        <w:t>5.</w:t>
      </w:r>
      <w:r w:rsidR="002B217B">
        <w:t>4</w:t>
      </w:r>
      <w:r>
        <w:t xml:space="preserve"> </w:t>
      </w:r>
      <w:r w:rsidR="00917C7E">
        <w:t>Reservation</w:t>
      </w:r>
      <w:bookmarkEnd w:id="83"/>
    </w:p>
    <w:p w14:paraId="74675131" w14:textId="129B6782" w:rsidR="00550767" w:rsidRDefault="00550767" w:rsidP="00FB224F">
      <w:pPr>
        <w:spacing w:line="276" w:lineRule="auto"/>
      </w:pPr>
      <w:r>
        <w:t>Reservation (</w:t>
      </w:r>
      <w:r w:rsidRPr="00D72D6F">
        <w:t>reservationID</w:t>
      </w:r>
      <w:r>
        <w:t xml:space="preserve">, </w:t>
      </w:r>
      <w:r w:rsidR="005D798E">
        <w:t xml:space="preserve">memberID, </w:t>
      </w:r>
      <w:r w:rsidR="009B6915">
        <w:t xml:space="preserve">resourceID, </w:t>
      </w:r>
      <w:r>
        <w:t>reservedForDateTime)</w:t>
      </w:r>
    </w:p>
    <w:p w14:paraId="1FCBE5C3" w14:textId="6D443816" w:rsidR="00550767" w:rsidRDefault="00550767" w:rsidP="00FB224F">
      <w:pPr>
        <w:spacing w:line="276" w:lineRule="auto"/>
      </w:pPr>
      <w:r w:rsidRPr="00550767">
        <w:rPr>
          <w:b/>
          <w:bCs/>
        </w:rPr>
        <w:t>Primary Key</w:t>
      </w:r>
      <w:r>
        <w:t xml:space="preserve"> reservationID</w:t>
      </w:r>
    </w:p>
    <w:p w14:paraId="70B20D93" w14:textId="77777777" w:rsidR="009B6915" w:rsidRDefault="009B6915" w:rsidP="00FB224F">
      <w:pPr>
        <w:spacing w:line="276" w:lineRule="auto"/>
      </w:pPr>
      <w:r w:rsidRPr="001A3ED6">
        <w:rPr>
          <w:b/>
          <w:bCs/>
        </w:rPr>
        <w:t>Foreign Key</w:t>
      </w:r>
      <w:r>
        <w:t xml:space="preserve"> memberID references Member(memberID)</w:t>
      </w:r>
    </w:p>
    <w:p w14:paraId="53B4A2C3" w14:textId="6710B54B" w:rsidR="009B6915" w:rsidRDefault="009B6915" w:rsidP="00FB224F">
      <w:pPr>
        <w:spacing w:line="276" w:lineRule="auto"/>
        <w:rPr>
          <w:b/>
          <w:bCs/>
        </w:rPr>
      </w:pPr>
      <w:r w:rsidRPr="009E7A3D">
        <w:rPr>
          <w:b/>
          <w:bCs/>
        </w:rPr>
        <w:t xml:space="preserve">ON UPDATE CASCADE, ON DELETE </w:t>
      </w:r>
      <w:r w:rsidR="006F1353">
        <w:rPr>
          <w:b/>
          <w:bCs/>
        </w:rPr>
        <w:t>CASCADE</w:t>
      </w:r>
    </w:p>
    <w:p w14:paraId="41CF48CB" w14:textId="74CEAE28" w:rsidR="009B6915" w:rsidRDefault="009B6915" w:rsidP="00FB224F">
      <w:pPr>
        <w:spacing w:line="276" w:lineRule="auto"/>
      </w:pPr>
      <w:r w:rsidRPr="001A3ED6">
        <w:rPr>
          <w:b/>
          <w:bCs/>
        </w:rPr>
        <w:t>Foreign Key</w:t>
      </w:r>
      <w:r>
        <w:t xml:space="preserve"> resourceID references Resource(resourceID)</w:t>
      </w:r>
    </w:p>
    <w:p w14:paraId="2B23D9E7" w14:textId="77777777" w:rsidR="009B6915" w:rsidRPr="009E7A3D" w:rsidRDefault="009B6915" w:rsidP="00FB224F">
      <w:pPr>
        <w:spacing w:line="276" w:lineRule="auto"/>
        <w:rPr>
          <w:b/>
          <w:bCs/>
        </w:rPr>
      </w:pPr>
      <w:r w:rsidRPr="009E7A3D">
        <w:rPr>
          <w:b/>
          <w:bCs/>
        </w:rPr>
        <w:t>ON UPDATE CASCADE, ON DELETE NO ACTION</w:t>
      </w:r>
    </w:p>
    <w:p w14:paraId="6CFD7D16" w14:textId="77777777" w:rsidR="009B6915" w:rsidRPr="00550767" w:rsidRDefault="009B6915" w:rsidP="002731AE"/>
    <w:p w14:paraId="422F189E" w14:textId="0692DC20" w:rsidR="00E73BBF" w:rsidRDefault="00E73BBF" w:rsidP="006B24E8">
      <w:pPr>
        <w:pStyle w:val="Heading2"/>
        <w:ind w:left="360"/>
      </w:pPr>
      <w:bookmarkStart w:id="84" w:name="_Toc114436135"/>
      <w:r>
        <w:t>5.</w:t>
      </w:r>
      <w:r w:rsidR="002B217B">
        <w:t>5</w:t>
      </w:r>
      <w:r>
        <w:t xml:space="preserve"> </w:t>
      </w:r>
      <w:r w:rsidR="00917C7E">
        <w:t>Loan</w:t>
      </w:r>
      <w:bookmarkEnd w:id="84"/>
    </w:p>
    <w:p w14:paraId="5B4CCDC9" w14:textId="625A38E7" w:rsidR="009A34CE" w:rsidRPr="00550767" w:rsidRDefault="009A34CE" w:rsidP="00FB224F">
      <w:pPr>
        <w:spacing w:line="276" w:lineRule="auto"/>
      </w:pPr>
      <w:r w:rsidRPr="00550767">
        <w:t>Loan</w:t>
      </w:r>
      <w:r w:rsidR="00A004DD" w:rsidRPr="00550767">
        <w:t xml:space="preserve"> </w:t>
      </w:r>
      <w:r w:rsidRPr="00550767">
        <w:t>(</w:t>
      </w:r>
      <w:r w:rsidRPr="00D72D6F">
        <w:t>loanID</w:t>
      </w:r>
      <w:r w:rsidRPr="00550767">
        <w:t>,</w:t>
      </w:r>
      <w:r w:rsidR="00793F7A">
        <w:t xml:space="preserve"> memberID,</w:t>
      </w:r>
      <w:r w:rsidRPr="00550767">
        <w:t xml:space="preserve"> dateTimeBorrowed, dateTimeReturned, dateTimeDue)</w:t>
      </w:r>
    </w:p>
    <w:p w14:paraId="2C7F6D84" w14:textId="77777777" w:rsidR="009A34CE" w:rsidRDefault="009A34CE" w:rsidP="00FB224F">
      <w:pPr>
        <w:spacing w:line="276" w:lineRule="auto"/>
      </w:pPr>
      <w:r w:rsidRPr="00550767">
        <w:rPr>
          <w:b/>
          <w:bCs/>
        </w:rPr>
        <w:t xml:space="preserve">Primary Key </w:t>
      </w:r>
      <w:r w:rsidRPr="00550767">
        <w:t>loanID</w:t>
      </w:r>
    </w:p>
    <w:p w14:paraId="551D18DC" w14:textId="77777777" w:rsidR="00793F7A" w:rsidRDefault="00793F7A" w:rsidP="00FB224F">
      <w:pPr>
        <w:spacing w:line="276" w:lineRule="auto"/>
      </w:pPr>
      <w:r w:rsidRPr="001A3ED6">
        <w:rPr>
          <w:b/>
          <w:bCs/>
        </w:rPr>
        <w:t>Foreign Key</w:t>
      </w:r>
      <w:r>
        <w:t xml:space="preserve"> memberID references Member(memberID)</w:t>
      </w:r>
    </w:p>
    <w:p w14:paraId="143E1F4A" w14:textId="48D2C1F7" w:rsidR="004B764B" w:rsidRDefault="004B764B" w:rsidP="00FB224F">
      <w:pPr>
        <w:spacing w:line="276" w:lineRule="auto"/>
        <w:rPr>
          <w:ins w:id="85" w:author="Kamran Shaukat" w:date="2022-10-03T20:04:00Z"/>
          <w:b/>
          <w:bCs/>
        </w:rPr>
      </w:pPr>
      <w:r w:rsidRPr="009E7A3D">
        <w:rPr>
          <w:b/>
          <w:bCs/>
        </w:rPr>
        <w:t>ON UPDATE CASCADE, ON DELETE NO ACTION</w:t>
      </w:r>
    </w:p>
    <w:p w14:paraId="5867EA4F" w14:textId="25EBEEFB" w:rsidR="005C47A4" w:rsidRPr="009E7A3D" w:rsidRDefault="005C47A4" w:rsidP="00FB224F">
      <w:pPr>
        <w:spacing w:line="276" w:lineRule="auto"/>
        <w:rPr>
          <w:b/>
          <w:bCs/>
        </w:rPr>
      </w:pPr>
      <w:ins w:id="86" w:author="Kamran Shaukat" w:date="2022-10-03T20:04:00Z">
        <w:r>
          <w:rPr>
            <w:b/>
            <w:bCs/>
          </w:rPr>
          <w:t>Moveable FK??</w:t>
        </w:r>
      </w:ins>
    </w:p>
    <w:p w14:paraId="287ACDBD" w14:textId="45259D6A" w:rsidR="00B55B04" w:rsidRDefault="00AB5FB1" w:rsidP="006B24E8">
      <w:pPr>
        <w:pStyle w:val="Heading2"/>
        <w:ind w:left="360"/>
      </w:pPr>
      <w:bookmarkStart w:id="87" w:name="_Toc114436136"/>
      <w:r>
        <w:t>5.</w:t>
      </w:r>
      <w:r w:rsidR="002B217B">
        <w:t>6</w:t>
      </w:r>
      <w:r>
        <w:t xml:space="preserve"> </w:t>
      </w:r>
      <w:r w:rsidR="00917C7E">
        <w:t>Acquisition</w:t>
      </w:r>
      <w:bookmarkEnd w:id="87"/>
    </w:p>
    <w:p w14:paraId="773EAA0F" w14:textId="22143FB8" w:rsidR="00D72D6F" w:rsidRDefault="00D72D6F" w:rsidP="00FB224F">
      <w:pPr>
        <w:spacing w:line="276" w:lineRule="auto"/>
      </w:pPr>
      <w:r>
        <w:t>Acquisition (acquisitionID,</w:t>
      </w:r>
      <w:r w:rsidR="001A3ED6">
        <w:t xml:space="preserve"> memberID,</w:t>
      </w:r>
      <w:r>
        <w:t xml:space="preserve"> name</w:t>
      </w:r>
      <w:r w:rsidR="00EB639C">
        <w:t>, manufacturer, model, year, price, reasoning, urgency</w:t>
      </w:r>
      <w:r>
        <w:t>)</w:t>
      </w:r>
    </w:p>
    <w:p w14:paraId="1BD61885" w14:textId="2AB16582" w:rsidR="00EB639C" w:rsidRDefault="00EB639C" w:rsidP="00FB224F">
      <w:pPr>
        <w:spacing w:line="276" w:lineRule="auto"/>
      </w:pPr>
      <w:r w:rsidRPr="00D13F29">
        <w:rPr>
          <w:b/>
          <w:bCs/>
        </w:rPr>
        <w:t>Primary Key</w:t>
      </w:r>
      <w:r>
        <w:t xml:space="preserve"> </w:t>
      </w:r>
      <w:r w:rsidR="00D13F29">
        <w:t>acquisitionID</w:t>
      </w:r>
    </w:p>
    <w:p w14:paraId="29FF8F85" w14:textId="24EBAC75" w:rsidR="001A3ED6" w:rsidRDefault="001A3ED6" w:rsidP="00FB224F">
      <w:pPr>
        <w:spacing w:line="276" w:lineRule="auto"/>
      </w:pPr>
      <w:r w:rsidRPr="001A3ED6">
        <w:rPr>
          <w:b/>
          <w:bCs/>
        </w:rPr>
        <w:t>Foreign Key</w:t>
      </w:r>
      <w:r w:rsidR="0029714D">
        <w:t xml:space="preserve"> memberID references Member(memberID)</w:t>
      </w:r>
    </w:p>
    <w:p w14:paraId="4146663C" w14:textId="549F6F4C" w:rsidR="009E7A3D" w:rsidRPr="009E7A3D" w:rsidRDefault="009E7A3D" w:rsidP="00FB224F">
      <w:pPr>
        <w:spacing w:line="276" w:lineRule="auto"/>
        <w:rPr>
          <w:b/>
          <w:bCs/>
        </w:rPr>
      </w:pPr>
      <w:r w:rsidRPr="009E7A3D">
        <w:rPr>
          <w:b/>
          <w:bCs/>
        </w:rPr>
        <w:t>ON UPDATE CASCADE, ON DELETE NO ACTION</w:t>
      </w:r>
    </w:p>
    <w:p w14:paraId="29DD302C" w14:textId="0AF51F5C" w:rsidR="00B2047A" w:rsidRDefault="00AB5FB1" w:rsidP="006B24E8">
      <w:pPr>
        <w:pStyle w:val="Heading2"/>
        <w:ind w:left="360"/>
      </w:pPr>
      <w:bookmarkStart w:id="88" w:name="_Toc114436137"/>
      <w:r>
        <w:t>5.</w:t>
      </w:r>
      <w:r w:rsidR="002B217B">
        <w:t>7</w:t>
      </w:r>
      <w:r>
        <w:t xml:space="preserve"> </w:t>
      </w:r>
      <w:r w:rsidR="00B2047A" w:rsidRPr="00AB5FB1">
        <w:t>Moveable</w:t>
      </w:r>
      <w:bookmarkEnd w:id="88"/>
      <w:r w:rsidR="00A1407F">
        <w:t xml:space="preserve"> </w:t>
      </w:r>
    </w:p>
    <w:p w14:paraId="48794F72" w14:textId="39C291FD" w:rsidR="009A34CE" w:rsidRDefault="009A34CE" w:rsidP="00FB224F">
      <w:pPr>
        <w:spacing w:line="276" w:lineRule="auto"/>
      </w:pPr>
      <w:r>
        <w:t>Moveable (</w:t>
      </w:r>
      <w:r w:rsidR="00BB5CEF">
        <w:t xml:space="preserve">resourceID, </w:t>
      </w:r>
      <w:r>
        <w:t>name, manufacturer, model, year, assetValue</w:t>
      </w:r>
      <w:r w:rsidR="008E6C54">
        <w:t>, description, resourceStatus</w:t>
      </w:r>
      <w:r>
        <w:t>)</w:t>
      </w:r>
    </w:p>
    <w:p w14:paraId="197FD840" w14:textId="394CB434" w:rsidR="008C66F4" w:rsidRDefault="008C66F4" w:rsidP="00FB224F">
      <w:pPr>
        <w:spacing w:line="276" w:lineRule="auto"/>
        <w:rPr>
          <w:ins w:id="89" w:author="Kamran Shaukat" w:date="2022-10-03T20:05:00Z"/>
        </w:rPr>
      </w:pPr>
      <w:r>
        <w:rPr>
          <w:b/>
          <w:bCs/>
        </w:rPr>
        <w:t xml:space="preserve">Primary Key </w:t>
      </w:r>
      <w:r>
        <w:t>resourceID</w:t>
      </w:r>
    </w:p>
    <w:p w14:paraId="4EAA13BE" w14:textId="086E3BAD" w:rsidR="00C62E95" w:rsidRPr="0042291E" w:rsidRDefault="00C62E95" w:rsidP="00FB224F">
      <w:pPr>
        <w:spacing w:line="276" w:lineRule="auto"/>
      </w:pPr>
      <w:ins w:id="90" w:author="Kamran Shaukat" w:date="2022-10-03T20:05:00Z">
        <w:r>
          <w:t>Resource FK?</w:t>
        </w:r>
      </w:ins>
    </w:p>
    <w:p w14:paraId="15FA3A83" w14:textId="64112DC8" w:rsidR="00463A09" w:rsidRDefault="00AB5FB1" w:rsidP="006B24E8">
      <w:pPr>
        <w:pStyle w:val="Heading2"/>
        <w:ind w:left="360"/>
      </w:pPr>
      <w:bookmarkStart w:id="91" w:name="_Toc114436138"/>
      <w:r>
        <w:t>5.</w:t>
      </w:r>
      <w:r w:rsidR="002B217B">
        <w:t>8</w:t>
      </w:r>
      <w:r>
        <w:t xml:space="preserve"> </w:t>
      </w:r>
      <w:r w:rsidR="00463A09" w:rsidRPr="00AB5FB1">
        <w:t>Immovable</w:t>
      </w:r>
      <w:bookmarkEnd w:id="91"/>
    </w:p>
    <w:p w14:paraId="5FC99F42" w14:textId="12DA1BC3" w:rsidR="009A34CE" w:rsidRDefault="009A34CE" w:rsidP="00FB224F">
      <w:pPr>
        <w:spacing w:line="276" w:lineRule="auto"/>
      </w:pPr>
      <w:r>
        <w:t>Immovable (</w:t>
      </w:r>
      <w:r w:rsidR="008609CE">
        <w:t xml:space="preserve">resourceID, </w:t>
      </w:r>
      <w:r>
        <w:t>capacity</w:t>
      </w:r>
      <w:r w:rsidR="008609CE">
        <w:t>,</w:t>
      </w:r>
      <w:r w:rsidR="00BB5CEF">
        <w:t xml:space="preserve"> description, resourceStatus</w:t>
      </w:r>
      <w:r>
        <w:t>)</w:t>
      </w:r>
    </w:p>
    <w:p w14:paraId="1C843858" w14:textId="1964789E" w:rsidR="008609CE" w:rsidRDefault="008609CE" w:rsidP="00FB224F">
      <w:pPr>
        <w:spacing w:line="276" w:lineRule="auto"/>
        <w:rPr>
          <w:ins w:id="92" w:author="Kamran Shaukat" w:date="2022-10-03T20:05:00Z"/>
        </w:rPr>
      </w:pPr>
      <w:r>
        <w:rPr>
          <w:b/>
          <w:bCs/>
        </w:rPr>
        <w:lastRenderedPageBreak/>
        <w:t xml:space="preserve">Primary Key </w:t>
      </w:r>
      <w:r>
        <w:t>resourceID</w:t>
      </w:r>
    </w:p>
    <w:p w14:paraId="3E7405EA" w14:textId="24A499FA" w:rsidR="00C62E95" w:rsidRPr="0042291E" w:rsidRDefault="00C62E95" w:rsidP="00FB224F">
      <w:pPr>
        <w:spacing w:line="276" w:lineRule="auto"/>
      </w:pPr>
      <w:ins w:id="93" w:author="Kamran Shaukat" w:date="2022-10-03T20:05:00Z">
        <w:r>
          <w:t>Resource FK?</w:t>
        </w:r>
      </w:ins>
    </w:p>
    <w:p w14:paraId="5EE1EE6A" w14:textId="77777777" w:rsidR="008609CE" w:rsidRDefault="008609CE" w:rsidP="002731AE"/>
    <w:p w14:paraId="2C208AC4" w14:textId="3F63572E" w:rsidR="00463A09" w:rsidRDefault="00AB5FB1" w:rsidP="006B24E8">
      <w:pPr>
        <w:pStyle w:val="Heading2"/>
        <w:ind w:left="360"/>
      </w:pPr>
      <w:bookmarkStart w:id="94" w:name="_Toc114436139"/>
      <w:r>
        <w:t>5.</w:t>
      </w:r>
      <w:r w:rsidR="002B217B">
        <w:t>9</w:t>
      </w:r>
      <w:r>
        <w:t xml:space="preserve"> </w:t>
      </w:r>
      <w:r w:rsidR="00506924" w:rsidRPr="00AB5FB1">
        <w:t>Resource</w:t>
      </w:r>
      <w:bookmarkEnd w:id="94"/>
    </w:p>
    <w:p w14:paraId="50CA8721" w14:textId="69FDFE14" w:rsidR="009A34CE" w:rsidRDefault="009A34CE" w:rsidP="00FB224F">
      <w:pPr>
        <w:spacing w:line="276" w:lineRule="auto"/>
      </w:pPr>
      <w:r>
        <w:t xml:space="preserve">Resource (resourceID, description, </w:t>
      </w:r>
      <w:r w:rsidR="00D13F29">
        <w:t>resourceS</w:t>
      </w:r>
      <w:r>
        <w:t>tatus)</w:t>
      </w:r>
    </w:p>
    <w:p w14:paraId="04AECCA4" w14:textId="6D9DEABE" w:rsidR="009A34CE" w:rsidRDefault="009A34CE" w:rsidP="00FB224F">
      <w:pPr>
        <w:spacing w:line="276" w:lineRule="auto"/>
        <w:rPr>
          <w:ins w:id="95" w:author="Kamran Shaukat" w:date="2022-10-03T20:05:00Z"/>
        </w:rPr>
      </w:pPr>
      <w:r>
        <w:rPr>
          <w:b/>
          <w:bCs/>
        </w:rPr>
        <w:t xml:space="preserve">Primary Key </w:t>
      </w:r>
      <w:r>
        <w:t>resourceID</w:t>
      </w:r>
    </w:p>
    <w:p w14:paraId="5E4368CB" w14:textId="72B91BB2" w:rsidR="00C62E95" w:rsidRPr="0042291E" w:rsidRDefault="00C62E95" w:rsidP="00FB224F">
      <w:pPr>
        <w:spacing w:line="276" w:lineRule="auto"/>
      </w:pPr>
      <w:ins w:id="96" w:author="Kamran Shaukat" w:date="2022-10-03T20:05:00Z">
        <w:r>
          <w:t>Category FK?</w:t>
        </w:r>
      </w:ins>
    </w:p>
    <w:p w14:paraId="59F10C9C" w14:textId="2CA9CD1F" w:rsidR="00CE68A6" w:rsidRDefault="00CE68A6" w:rsidP="006B24E8">
      <w:pPr>
        <w:pStyle w:val="Heading2"/>
        <w:ind w:left="360"/>
      </w:pPr>
      <w:bookmarkStart w:id="97" w:name="_Toc114436140"/>
      <w:r>
        <w:t>5.</w:t>
      </w:r>
      <w:r w:rsidR="003438C6">
        <w:t>10</w:t>
      </w:r>
      <w:r>
        <w:t xml:space="preserve"> Location</w:t>
      </w:r>
      <w:bookmarkEnd w:id="97"/>
    </w:p>
    <w:p w14:paraId="0AE6AA5F" w14:textId="2880692F" w:rsidR="00D13F29" w:rsidDel="00C62E95" w:rsidRDefault="00D13F29" w:rsidP="00FB224F">
      <w:pPr>
        <w:spacing w:line="276" w:lineRule="auto"/>
        <w:rPr>
          <w:del w:id="98" w:author="Kamran Shaukat" w:date="2022-10-03T20:05:00Z"/>
        </w:rPr>
      </w:pPr>
      <w:del w:id="99" w:author="Kamran Shaukat" w:date="2022-10-03T20:05:00Z">
        <w:r w:rsidDel="00C62E95">
          <w:delText>Location (locationID,</w:delText>
        </w:r>
        <w:r w:rsidR="00681E14" w:rsidDel="00C62E95">
          <w:delText xml:space="preserve"> resourceID,</w:delText>
        </w:r>
        <w:r w:rsidDel="00C62E95">
          <w:delText xml:space="preserve"> campus, building, room)</w:delText>
        </w:r>
      </w:del>
    </w:p>
    <w:p w14:paraId="10AB9794" w14:textId="3BB44D3D" w:rsidR="00D13F29" w:rsidDel="00C62E95" w:rsidRDefault="00D13F29" w:rsidP="00FB224F">
      <w:pPr>
        <w:spacing w:line="276" w:lineRule="auto"/>
        <w:rPr>
          <w:del w:id="100" w:author="Kamran Shaukat" w:date="2022-10-03T20:05:00Z"/>
        </w:rPr>
      </w:pPr>
      <w:del w:id="101" w:author="Kamran Shaukat" w:date="2022-10-03T20:05:00Z">
        <w:r w:rsidRPr="00D13F29" w:rsidDel="00C62E95">
          <w:rPr>
            <w:b/>
            <w:bCs/>
          </w:rPr>
          <w:delText>Primary Key</w:delText>
        </w:r>
        <w:r w:rsidDel="00C62E95">
          <w:delText xml:space="preserve"> locationID</w:delText>
        </w:r>
      </w:del>
    </w:p>
    <w:p w14:paraId="3AC4FE28" w14:textId="7D6E531C" w:rsidR="00681E14" w:rsidDel="00C62E95" w:rsidRDefault="00681E14" w:rsidP="00FB224F">
      <w:pPr>
        <w:spacing w:line="276" w:lineRule="auto"/>
        <w:rPr>
          <w:del w:id="102" w:author="Kamran Shaukat" w:date="2022-10-03T20:05:00Z"/>
        </w:rPr>
      </w:pPr>
      <w:del w:id="103" w:author="Kamran Shaukat" w:date="2022-10-03T20:05:00Z">
        <w:r w:rsidRPr="001A3ED6" w:rsidDel="00C62E95">
          <w:rPr>
            <w:b/>
            <w:bCs/>
          </w:rPr>
          <w:delText>Foreign Key</w:delText>
        </w:r>
        <w:r w:rsidDel="00C62E95">
          <w:delText xml:space="preserve"> resourceID references Resource (resourceID)</w:delText>
        </w:r>
      </w:del>
    </w:p>
    <w:p w14:paraId="27187559" w14:textId="13BEA273" w:rsidR="008A793C" w:rsidRDefault="00AB5FB1" w:rsidP="006B24E8">
      <w:pPr>
        <w:pStyle w:val="Heading2"/>
        <w:ind w:left="360"/>
        <w:rPr>
          <w:noProof/>
        </w:rPr>
      </w:pPr>
      <w:bookmarkStart w:id="104" w:name="_Toc114436141"/>
      <w:r>
        <w:rPr>
          <w:noProof/>
        </w:rPr>
        <w:t>5.</w:t>
      </w:r>
      <w:r w:rsidR="003438C6">
        <w:rPr>
          <w:noProof/>
        </w:rPr>
        <w:t>11</w:t>
      </w:r>
      <w:r>
        <w:rPr>
          <w:noProof/>
        </w:rPr>
        <w:t xml:space="preserve"> </w:t>
      </w:r>
      <w:r w:rsidR="008A793C" w:rsidRPr="00AB5FB1">
        <w:rPr>
          <w:noProof/>
        </w:rPr>
        <w:t>Category</w:t>
      </w:r>
      <w:bookmarkEnd w:id="104"/>
    </w:p>
    <w:p w14:paraId="4CDA6EC1" w14:textId="4E990DB2" w:rsidR="009A34CE" w:rsidRDefault="009A34CE" w:rsidP="00FB224F">
      <w:pPr>
        <w:spacing w:line="276" w:lineRule="auto"/>
      </w:pPr>
      <w:r>
        <w:t>Category (code,</w:t>
      </w:r>
      <w:r w:rsidR="00E920B0" w:rsidRPr="00E920B0">
        <w:t xml:space="preserve"> </w:t>
      </w:r>
      <w:r w:rsidR="00E920B0">
        <w:t xml:space="preserve">resourceID, </w:t>
      </w:r>
      <w:r>
        <w:t>name, description, durationDays, durationHours)</w:t>
      </w:r>
    </w:p>
    <w:p w14:paraId="72D7BB5A" w14:textId="77777777" w:rsidR="009A34CE" w:rsidRDefault="009A34CE" w:rsidP="00FB224F">
      <w:pPr>
        <w:spacing w:line="276" w:lineRule="auto"/>
      </w:pPr>
      <w:r>
        <w:rPr>
          <w:b/>
          <w:bCs/>
        </w:rPr>
        <w:t>Primary Key</w:t>
      </w:r>
      <w:r>
        <w:t xml:space="preserve"> code</w:t>
      </w:r>
    </w:p>
    <w:p w14:paraId="26ED0BDB" w14:textId="63BF87EE" w:rsidR="00E920B0" w:rsidDel="00C62E95" w:rsidRDefault="00E920B0" w:rsidP="00FB224F">
      <w:pPr>
        <w:spacing w:line="276" w:lineRule="auto"/>
        <w:rPr>
          <w:del w:id="105" w:author="Kamran Shaukat" w:date="2022-10-03T20:05:00Z"/>
        </w:rPr>
      </w:pPr>
      <w:del w:id="106" w:author="Kamran Shaukat" w:date="2022-10-03T20:05:00Z">
        <w:r w:rsidRPr="001A3ED6" w:rsidDel="00C62E95">
          <w:rPr>
            <w:b/>
            <w:bCs/>
          </w:rPr>
          <w:delText>Foreign Key</w:delText>
        </w:r>
        <w:r w:rsidDel="00C62E95">
          <w:delText xml:space="preserve"> resourceID references Resource (</w:delText>
        </w:r>
        <w:r w:rsidR="00F1435E" w:rsidDel="00C62E95">
          <w:delText>resource</w:delText>
        </w:r>
        <w:r w:rsidDel="00C62E95">
          <w:delText>ID)</w:delText>
        </w:r>
      </w:del>
    </w:p>
    <w:p w14:paraId="334DE0BE" w14:textId="24C31BF3" w:rsidR="005601E9" w:rsidRPr="009E7A3D" w:rsidDel="00C62E95" w:rsidRDefault="005601E9" w:rsidP="00FB224F">
      <w:pPr>
        <w:spacing w:line="276" w:lineRule="auto"/>
        <w:rPr>
          <w:del w:id="107" w:author="Kamran Shaukat" w:date="2022-10-03T20:05:00Z"/>
          <w:b/>
          <w:bCs/>
        </w:rPr>
      </w:pPr>
      <w:del w:id="108" w:author="Kamran Shaukat" w:date="2022-10-03T20:05:00Z">
        <w:r w:rsidRPr="009E7A3D" w:rsidDel="00C62E95">
          <w:rPr>
            <w:b/>
            <w:bCs/>
          </w:rPr>
          <w:delText>ON UPDATE CASCADE, ON DELETE NO ACTION</w:delText>
        </w:r>
      </w:del>
    </w:p>
    <w:p w14:paraId="19EF2A3B" w14:textId="4FA8893A" w:rsidR="008A793C" w:rsidRDefault="00AB5FB1" w:rsidP="006B24E8">
      <w:pPr>
        <w:pStyle w:val="Heading2"/>
        <w:ind w:left="360"/>
      </w:pPr>
      <w:bookmarkStart w:id="109" w:name="_Toc114436142"/>
      <w:r>
        <w:t>5.</w:t>
      </w:r>
      <w:r w:rsidR="003438C6">
        <w:t>12</w:t>
      </w:r>
      <w:r>
        <w:t xml:space="preserve"> </w:t>
      </w:r>
      <w:r w:rsidR="008A793C" w:rsidRPr="00AB5FB1">
        <w:t>Privilege</w:t>
      </w:r>
      <w:bookmarkEnd w:id="109"/>
    </w:p>
    <w:p w14:paraId="33E14075" w14:textId="299ECD58" w:rsidR="009A34CE" w:rsidRDefault="009A34CE" w:rsidP="00FB224F">
      <w:pPr>
        <w:spacing w:line="276" w:lineRule="auto"/>
      </w:pPr>
      <w:r>
        <w:t>Privilege (privID</w:t>
      </w:r>
      <w:r w:rsidR="00F51037">
        <w:t>,</w:t>
      </w:r>
      <w:r w:rsidR="008403C4">
        <w:t xml:space="preserve"> courseID,</w:t>
      </w:r>
      <w:r w:rsidR="00F51037">
        <w:t xml:space="preserve"> description, borrowCapacity</w:t>
      </w:r>
      <w:r>
        <w:t>)</w:t>
      </w:r>
    </w:p>
    <w:p w14:paraId="6372A1AB" w14:textId="77777777" w:rsidR="009A34CE" w:rsidRDefault="009A34CE" w:rsidP="00FB224F">
      <w:pPr>
        <w:spacing w:line="276" w:lineRule="auto"/>
      </w:pPr>
      <w:r>
        <w:rPr>
          <w:b/>
          <w:bCs/>
        </w:rPr>
        <w:t>Primary Key</w:t>
      </w:r>
      <w:r>
        <w:t xml:space="preserve"> privID</w:t>
      </w:r>
    </w:p>
    <w:p w14:paraId="19D1B6D9" w14:textId="6F2E200F" w:rsidR="008403C4" w:rsidDel="00C62E95" w:rsidRDefault="008403C4" w:rsidP="00FB224F">
      <w:pPr>
        <w:spacing w:line="276" w:lineRule="auto"/>
        <w:rPr>
          <w:del w:id="110" w:author="Kamran Shaukat" w:date="2022-10-03T20:05:00Z"/>
        </w:rPr>
      </w:pPr>
      <w:del w:id="111" w:author="Kamran Shaukat" w:date="2022-10-03T20:05:00Z">
        <w:r w:rsidRPr="001A3ED6" w:rsidDel="00C62E95">
          <w:rPr>
            <w:b/>
            <w:bCs/>
          </w:rPr>
          <w:delText>Foreign Key</w:delText>
        </w:r>
        <w:r w:rsidDel="00C62E95">
          <w:delText xml:space="preserve"> courseID references Course(courseID)</w:delText>
        </w:r>
      </w:del>
    </w:p>
    <w:p w14:paraId="5809CDEA" w14:textId="77777777" w:rsidR="00C62E95" w:rsidRDefault="00C62E95" w:rsidP="00FB224F">
      <w:pPr>
        <w:spacing w:line="276" w:lineRule="auto"/>
        <w:rPr>
          <w:ins w:id="112" w:author="Kamran Shaukat" w:date="2022-10-03T20:05:00Z"/>
          <w:b/>
          <w:bCs/>
        </w:rPr>
      </w:pPr>
      <w:ins w:id="113" w:author="Kamran Shaukat" w:date="2022-10-03T20:05:00Z">
        <w:r>
          <w:rPr>
            <w:b/>
            <w:bCs/>
          </w:rPr>
          <w:t>Category FK?</w:t>
        </w:r>
      </w:ins>
    </w:p>
    <w:p w14:paraId="1D605FC0" w14:textId="1FEE31FF" w:rsidR="008403C4" w:rsidRPr="009E7A3D" w:rsidDel="00C62E95" w:rsidRDefault="008403C4" w:rsidP="00FB224F">
      <w:pPr>
        <w:spacing w:line="276" w:lineRule="auto"/>
        <w:rPr>
          <w:del w:id="114" w:author="Kamran Shaukat" w:date="2022-10-03T20:05:00Z"/>
          <w:b/>
          <w:bCs/>
        </w:rPr>
      </w:pPr>
      <w:del w:id="115" w:author="Kamran Shaukat" w:date="2022-10-03T20:05:00Z">
        <w:r w:rsidRPr="009E7A3D" w:rsidDel="00C62E95">
          <w:rPr>
            <w:b/>
            <w:bCs/>
          </w:rPr>
          <w:delText>ON UPDATE CASCADE, ON DELETE NO ACTION</w:delText>
        </w:r>
      </w:del>
    </w:p>
    <w:p w14:paraId="294F0317" w14:textId="5C885353" w:rsidR="008A793C" w:rsidRDefault="00AB5FB1" w:rsidP="006B24E8">
      <w:pPr>
        <w:pStyle w:val="Heading2"/>
        <w:ind w:left="360"/>
      </w:pPr>
      <w:bookmarkStart w:id="116" w:name="_Toc114436143"/>
      <w:r>
        <w:t>5.</w:t>
      </w:r>
      <w:r w:rsidR="003438C6">
        <w:t>13</w:t>
      </w:r>
      <w:r>
        <w:t xml:space="preserve"> </w:t>
      </w:r>
      <w:r w:rsidR="008A793C" w:rsidRPr="00AB5FB1">
        <w:t>Course</w:t>
      </w:r>
      <w:bookmarkEnd w:id="116"/>
    </w:p>
    <w:p w14:paraId="6A79EEDE" w14:textId="66CA72FC" w:rsidR="009A34CE" w:rsidRDefault="009A34CE" w:rsidP="00FB224F">
      <w:pPr>
        <w:spacing w:line="276" w:lineRule="auto"/>
      </w:pPr>
      <w:r>
        <w:t>Course (courseID</w:t>
      </w:r>
      <w:r w:rsidR="00806C84">
        <w:t>, memberID</w:t>
      </w:r>
      <w:r>
        <w:t>,</w:t>
      </w:r>
      <w:r w:rsidR="00F969C9">
        <w:t xml:space="preserve"> </w:t>
      </w:r>
      <w:r>
        <w:t>dateStart, dateEnd)</w:t>
      </w:r>
    </w:p>
    <w:p w14:paraId="6463F9FB" w14:textId="416078DE" w:rsidR="009A34CE" w:rsidRDefault="009A34CE" w:rsidP="00FB224F">
      <w:pPr>
        <w:spacing w:line="276" w:lineRule="auto"/>
      </w:pPr>
      <w:r>
        <w:rPr>
          <w:b/>
          <w:bCs/>
        </w:rPr>
        <w:t xml:space="preserve">Primary Key </w:t>
      </w:r>
      <w:r>
        <w:t>offerID</w:t>
      </w:r>
    </w:p>
    <w:p w14:paraId="2A738CDD" w14:textId="1BC1FCB4" w:rsidR="002731AE" w:rsidDel="00C62E95" w:rsidRDefault="002731AE" w:rsidP="00FB224F">
      <w:pPr>
        <w:spacing w:line="276" w:lineRule="auto"/>
        <w:rPr>
          <w:del w:id="117" w:author="Kamran Shaukat" w:date="2022-10-03T20:05:00Z"/>
        </w:rPr>
      </w:pPr>
      <w:del w:id="118" w:author="Kamran Shaukat" w:date="2022-10-03T20:05:00Z">
        <w:r w:rsidRPr="001A3ED6" w:rsidDel="00C62E95">
          <w:rPr>
            <w:b/>
            <w:bCs/>
          </w:rPr>
          <w:delText>Foreign Key</w:delText>
        </w:r>
        <w:r w:rsidDel="00C62E95">
          <w:delText xml:space="preserve"> </w:delText>
        </w:r>
        <w:r w:rsidR="00A33AC2" w:rsidDel="00C62E95">
          <w:delText>memberID</w:delText>
        </w:r>
        <w:r w:rsidR="006D7073" w:rsidDel="00C62E95">
          <w:delText xml:space="preserve"> </w:delText>
        </w:r>
        <w:r w:rsidDel="00C62E95">
          <w:delText xml:space="preserve">references </w:delText>
        </w:r>
        <w:r w:rsidR="00A33AC2" w:rsidDel="00C62E95">
          <w:delText>Member</w:delText>
        </w:r>
        <w:r w:rsidDel="00C62E95">
          <w:delText>(</w:delText>
        </w:r>
        <w:r w:rsidR="00A33AC2" w:rsidDel="00C62E95">
          <w:delText>memberID</w:delText>
        </w:r>
        <w:r w:rsidDel="00C62E95">
          <w:delText>)</w:delText>
        </w:r>
      </w:del>
    </w:p>
    <w:p w14:paraId="7ADDCFA3" w14:textId="0E06365D" w:rsidR="002731AE" w:rsidDel="00C62E95" w:rsidRDefault="002731AE" w:rsidP="00FB224F">
      <w:pPr>
        <w:spacing w:line="276" w:lineRule="auto"/>
        <w:rPr>
          <w:del w:id="119" w:author="Kamran Shaukat" w:date="2022-10-03T20:05:00Z"/>
          <w:sz w:val="23"/>
          <w:szCs w:val="23"/>
        </w:rPr>
      </w:pPr>
      <w:del w:id="120" w:author="Kamran Shaukat" w:date="2022-10-03T20:05:00Z">
        <w:r w:rsidRPr="009E7A3D" w:rsidDel="00C62E95">
          <w:rPr>
            <w:b/>
            <w:bCs/>
          </w:rPr>
          <w:delText>ON UPDATE CASCADE, ON DELETE</w:delText>
        </w:r>
        <w:r w:rsidR="007F34E2" w:rsidDel="00C62E95">
          <w:rPr>
            <w:b/>
            <w:bCs/>
          </w:rPr>
          <w:delText xml:space="preserve"> NO ACTION</w:delText>
        </w:r>
      </w:del>
    </w:p>
    <w:p w14:paraId="5988B138" w14:textId="3AF9F923" w:rsidR="00806C84" w:rsidRDefault="00806C84" w:rsidP="009A34CE">
      <w:pPr>
        <w:pStyle w:val="Default"/>
        <w:rPr>
          <w:ins w:id="121" w:author="Kamran Shaukat" w:date="2022-10-03T20:05:00Z"/>
          <w:sz w:val="23"/>
          <w:szCs w:val="23"/>
        </w:rPr>
      </w:pPr>
    </w:p>
    <w:p w14:paraId="01854833" w14:textId="77777777" w:rsidR="00C62E95" w:rsidRPr="00C62E95" w:rsidRDefault="00C62E95" w:rsidP="00C62E95">
      <w:pPr>
        <w:pStyle w:val="Default"/>
        <w:rPr>
          <w:ins w:id="122" w:author="Kamran Shaukat" w:date="2022-10-03T20:05:00Z"/>
          <w:sz w:val="23"/>
          <w:szCs w:val="23"/>
        </w:rPr>
      </w:pPr>
      <w:ins w:id="123" w:author="Kamran Shaukat" w:date="2022-10-03T20:05:00Z">
        <w:r w:rsidRPr="00C62E95">
          <w:rPr>
            <w:sz w:val="23"/>
            <w:szCs w:val="23"/>
          </w:rPr>
          <w:t>Relational Mapping Total: 70</w:t>
        </w:r>
      </w:ins>
    </w:p>
    <w:p w14:paraId="712F6ADF" w14:textId="77777777" w:rsidR="00C62E95" w:rsidRPr="00C62E95" w:rsidRDefault="00C62E95" w:rsidP="00C62E95">
      <w:pPr>
        <w:pStyle w:val="Default"/>
        <w:rPr>
          <w:ins w:id="124" w:author="Kamran Shaukat" w:date="2022-10-03T20:05:00Z"/>
          <w:sz w:val="23"/>
          <w:szCs w:val="23"/>
        </w:rPr>
      </w:pPr>
    </w:p>
    <w:p w14:paraId="4323DC82" w14:textId="74C7F5C4" w:rsidR="00C62E95" w:rsidRPr="00C62E95" w:rsidRDefault="00C62E95" w:rsidP="00C62E95">
      <w:pPr>
        <w:pStyle w:val="Default"/>
        <w:rPr>
          <w:ins w:id="125" w:author="Kamran Shaukat" w:date="2022-10-03T20:05:00Z"/>
          <w:sz w:val="23"/>
          <w:szCs w:val="23"/>
        </w:rPr>
      </w:pPr>
      <w:ins w:id="126" w:author="Kamran Shaukat" w:date="2022-10-03T20:05:00Z">
        <w:r w:rsidRPr="00C62E95">
          <w:rPr>
            <w:sz w:val="23"/>
            <w:szCs w:val="23"/>
          </w:rPr>
          <w:t>-</w:t>
        </w:r>
      </w:ins>
      <w:ins w:id="127" w:author="Kamran Shaukat" w:date="2022-10-03T20:06:00Z">
        <w:r>
          <w:rPr>
            <w:sz w:val="23"/>
            <w:szCs w:val="23"/>
          </w:rPr>
          <w:t>10</w:t>
        </w:r>
      </w:ins>
      <w:ins w:id="128" w:author="Kamran Shaukat" w:date="2022-10-03T20:05:00Z">
        <w:r w:rsidRPr="00C62E95">
          <w:rPr>
            <w:sz w:val="23"/>
            <w:szCs w:val="23"/>
          </w:rPr>
          <w:t xml:space="preserve"> Missed Tables (5 for each table - StudentCourseOffering, CourseOfferingPrivilege)</w:t>
        </w:r>
      </w:ins>
    </w:p>
    <w:p w14:paraId="51CF3108" w14:textId="02A86430" w:rsidR="00C62E95" w:rsidRPr="00C62E95" w:rsidRDefault="00C62E95" w:rsidP="00C62E95">
      <w:pPr>
        <w:pStyle w:val="Default"/>
        <w:rPr>
          <w:ins w:id="129" w:author="Kamran Shaukat" w:date="2022-10-03T20:05:00Z"/>
          <w:sz w:val="23"/>
          <w:szCs w:val="23"/>
        </w:rPr>
      </w:pPr>
      <w:ins w:id="130" w:author="Kamran Shaukat" w:date="2022-10-03T20:05:00Z">
        <w:r>
          <w:rPr>
            <w:sz w:val="23"/>
            <w:szCs w:val="23"/>
          </w:rPr>
          <w:t>-10</w:t>
        </w:r>
        <w:r w:rsidRPr="00C62E95">
          <w:rPr>
            <w:sz w:val="23"/>
            <w:szCs w:val="23"/>
          </w:rPr>
          <w:t xml:space="preserve"> Foreign Keys are missed within tables</w:t>
        </w:r>
      </w:ins>
    </w:p>
    <w:p w14:paraId="1498D687" w14:textId="77777777" w:rsidR="00C62E95" w:rsidRPr="00C62E95" w:rsidRDefault="00C62E95" w:rsidP="00C62E95">
      <w:pPr>
        <w:pStyle w:val="Default"/>
        <w:rPr>
          <w:ins w:id="131" w:author="Kamran Shaukat" w:date="2022-10-03T20:05:00Z"/>
          <w:sz w:val="23"/>
          <w:szCs w:val="23"/>
        </w:rPr>
      </w:pPr>
      <w:ins w:id="132" w:author="Kamran Shaukat" w:date="2022-10-03T20:05:00Z">
        <w:r w:rsidRPr="00C62E95">
          <w:rPr>
            <w:sz w:val="23"/>
            <w:szCs w:val="23"/>
          </w:rPr>
          <w:t>-x Foreign Key syntax is not proper (should be ended with ON UPDATE CASCADE, ON DELETE CASCADE)</w:t>
        </w:r>
      </w:ins>
    </w:p>
    <w:p w14:paraId="22D79606" w14:textId="1DF29983" w:rsidR="00C62E95" w:rsidRPr="009A34CE" w:rsidRDefault="00C62E95" w:rsidP="00C62E95">
      <w:pPr>
        <w:pStyle w:val="Default"/>
        <w:rPr>
          <w:sz w:val="23"/>
          <w:szCs w:val="23"/>
        </w:rPr>
      </w:pPr>
      <w:ins w:id="133" w:author="Kamran Shaukat" w:date="2022-10-03T20:05:00Z">
        <w:r w:rsidRPr="00C62E95">
          <w:rPr>
            <w:sz w:val="23"/>
            <w:szCs w:val="23"/>
          </w:rPr>
          <w:lastRenderedPageBreak/>
          <w:t>-</w:t>
        </w:r>
      </w:ins>
      <w:ins w:id="134" w:author="Kamran Shaukat" w:date="2022-10-03T20:06:00Z">
        <w:r>
          <w:rPr>
            <w:sz w:val="23"/>
            <w:szCs w:val="23"/>
          </w:rPr>
          <w:t>5</w:t>
        </w:r>
      </w:ins>
      <w:ins w:id="135" w:author="Kamran Shaukat" w:date="2022-10-03T20:05:00Z">
        <w:r w:rsidRPr="00C62E95">
          <w:rPr>
            <w:sz w:val="23"/>
            <w:szCs w:val="23"/>
          </w:rPr>
          <w:t xml:space="preserve"> Unnecessary Foreign Keys</w:t>
        </w:r>
      </w:ins>
    </w:p>
    <w:p w14:paraId="6CD8FBCD" w14:textId="77777777" w:rsidR="00C34CE8" w:rsidRDefault="00C34CE8" w:rsidP="00322670"/>
    <w:p w14:paraId="57C46546" w14:textId="6E76EA38" w:rsidR="00057CD3" w:rsidRDefault="00057CD3" w:rsidP="00057CD3">
      <w:pPr>
        <w:pStyle w:val="Heading1"/>
        <w:numPr>
          <w:ilvl w:val="0"/>
          <w:numId w:val="3"/>
        </w:numPr>
      </w:pPr>
      <w:bookmarkStart w:id="136" w:name="_Toc114436144"/>
      <w:r>
        <w:t>Normalised Relational Schema (</w:t>
      </w:r>
      <w:r w:rsidR="001B722F">
        <w:t>DBDL)</w:t>
      </w:r>
      <w:bookmarkEnd w:id="136"/>
    </w:p>
    <w:p w14:paraId="41643AEA" w14:textId="7B554F21" w:rsidR="00E81946" w:rsidRPr="00E81946" w:rsidRDefault="00E81946" w:rsidP="00FB224F">
      <w:pPr>
        <w:spacing w:line="276" w:lineRule="auto"/>
      </w:pPr>
      <w:r>
        <w:t xml:space="preserve">All </w:t>
      </w:r>
      <w:r w:rsidR="00F71E7B">
        <w:t>schemas</w:t>
      </w:r>
      <w:r w:rsidR="00011E2D">
        <w:t xml:space="preserve"> ARE NOT in 1</w:t>
      </w:r>
      <w:r w:rsidR="00011E2D" w:rsidRPr="00011E2D">
        <w:rPr>
          <w:vertAlign w:val="superscript"/>
        </w:rPr>
        <w:t>st</w:t>
      </w:r>
      <w:r w:rsidR="00011E2D">
        <w:t xml:space="preserve"> normal form because they as they all have primary keys, contain single values</w:t>
      </w:r>
      <w:r w:rsidR="00F419F3">
        <w:t>, and are atomic.</w:t>
      </w:r>
    </w:p>
    <w:p w14:paraId="58074FA6" w14:textId="329DA076" w:rsidR="00740F79" w:rsidRDefault="00740F79" w:rsidP="00740F79">
      <w:pPr>
        <w:pStyle w:val="Heading2"/>
        <w:ind w:left="360"/>
      </w:pPr>
      <w:bookmarkStart w:id="137" w:name="_Toc114436145"/>
      <w:r>
        <w:t xml:space="preserve">6.1 </w:t>
      </w:r>
      <w:r w:rsidRPr="00AB5FB1">
        <w:t>Member</w:t>
      </w:r>
      <w:bookmarkEnd w:id="137"/>
    </w:p>
    <w:p w14:paraId="2B877FF4" w14:textId="77777777" w:rsidR="00740F79" w:rsidRDefault="00740F79" w:rsidP="00FB224F">
      <w:pPr>
        <w:spacing w:line="276" w:lineRule="auto"/>
      </w:pPr>
      <w:r>
        <w:t>Member (</w:t>
      </w:r>
      <w:r w:rsidRPr="00D72D6F">
        <w:t>memberID</w:t>
      </w:r>
      <w:r>
        <w:t>, name, address, phone, email, status, comments)</w:t>
      </w:r>
    </w:p>
    <w:p w14:paraId="084475A8" w14:textId="77777777" w:rsidR="00740F79" w:rsidRDefault="00740F79" w:rsidP="00FB224F">
      <w:pPr>
        <w:spacing w:line="276" w:lineRule="auto"/>
      </w:pPr>
      <w:r>
        <w:rPr>
          <w:b/>
          <w:bCs/>
        </w:rPr>
        <w:t xml:space="preserve">Primary Key </w:t>
      </w:r>
      <w:r>
        <w:t>memberID</w:t>
      </w:r>
    </w:p>
    <w:p w14:paraId="180AD22E" w14:textId="77777777" w:rsidR="009026E4" w:rsidRDefault="009026E4" w:rsidP="00FB224F">
      <w:pPr>
        <w:spacing w:line="276" w:lineRule="auto"/>
      </w:pPr>
      <w:r>
        <w:t>Functional Dependency</w:t>
      </w:r>
    </w:p>
    <w:p w14:paraId="2A8C29C3" w14:textId="2753221F" w:rsidR="00B8086A" w:rsidRPr="00CE087E" w:rsidRDefault="00B8086A" w:rsidP="00FB224F">
      <w:pPr>
        <w:pStyle w:val="ListBullet"/>
        <w:spacing w:line="276" w:lineRule="auto"/>
      </w:pPr>
      <w:r>
        <w:t xml:space="preserve">memberID </w:t>
      </w:r>
      <w:r>
        <w:rPr>
          <w:rFonts w:ascii="Wingdings" w:eastAsia="Wingdings" w:hAnsi="Wingdings" w:cs="Wingdings"/>
        </w:rPr>
        <w:t>à</w:t>
      </w:r>
      <w:r>
        <w:t xml:space="preserve"> name, address, phone, email, status, comments</w:t>
      </w:r>
    </w:p>
    <w:p w14:paraId="5FA786EC" w14:textId="1CBA60A3" w:rsidR="00ED076B" w:rsidRDefault="00B37104" w:rsidP="00FB224F">
      <w:pPr>
        <w:spacing w:line="276" w:lineRule="auto"/>
      </w:pPr>
      <w:r>
        <w:t>2</w:t>
      </w:r>
      <w:r w:rsidRPr="00B37104">
        <w:rPr>
          <w:vertAlign w:val="superscript"/>
        </w:rPr>
        <w:t>nd</w:t>
      </w:r>
      <w:r>
        <w:t xml:space="preserve"> Normal Form</w:t>
      </w:r>
    </w:p>
    <w:p w14:paraId="082EC790" w14:textId="123382AC" w:rsidR="0090794D" w:rsidRDefault="0090794D" w:rsidP="00FB224F">
      <w:pPr>
        <w:pStyle w:val="ListBullet"/>
        <w:spacing w:line="276" w:lineRule="auto"/>
      </w:pPr>
      <w:r>
        <w:t>In 1</w:t>
      </w:r>
      <w:r w:rsidRPr="0090794D">
        <w:rPr>
          <w:vertAlign w:val="superscript"/>
        </w:rPr>
        <w:t>st</w:t>
      </w:r>
      <w:r>
        <w:t xml:space="preserve"> form</w:t>
      </w:r>
    </w:p>
    <w:p w14:paraId="04426808" w14:textId="040896EC" w:rsidR="0090794D" w:rsidRDefault="0090794D" w:rsidP="00FB224F">
      <w:pPr>
        <w:pStyle w:val="ListBullet"/>
        <w:spacing w:line="276" w:lineRule="auto"/>
      </w:pPr>
      <w:r>
        <w:t>Contains no partial dependencies</w:t>
      </w:r>
    </w:p>
    <w:p w14:paraId="575455EA" w14:textId="5536B4F9" w:rsidR="00222235" w:rsidRDefault="00222235" w:rsidP="00FB224F">
      <w:pPr>
        <w:spacing w:line="276" w:lineRule="auto"/>
      </w:pPr>
      <w:r>
        <w:t>3</w:t>
      </w:r>
      <w:r w:rsidRPr="00222235">
        <w:rPr>
          <w:vertAlign w:val="superscript"/>
        </w:rPr>
        <w:t>rd</w:t>
      </w:r>
      <w:r>
        <w:t xml:space="preserve"> Normal Form</w:t>
      </w:r>
    </w:p>
    <w:p w14:paraId="58609AC8" w14:textId="096E5DD0" w:rsidR="0090794D" w:rsidRDefault="0090794D" w:rsidP="00FB224F">
      <w:pPr>
        <w:pStyle w:val="ListBullet"/>
        <w:spacing w:line="276" w:lineRule="auto"/>
      </w:pPr>
      <w:r>
        <w:t>In</w:t>
      </w:r>
      <w:r w:rsidR="00093186">
        <w:t xml:space="preserve"> 1</w:t>
      </w:r>
      <w:r w:rsidR="00093186" w:rsidRPr="00093186">
        <w:rPr>
          <w:vertAlign w:val="superscript"/>
        </w:rPr>
        <w:t>st</w:t>
      </w:r>
      <w:r w:rsidR="00093186">
        <w:t>, and</w:t>
      </w:r>
      <w:r>
        <w:t xml:space="preserve"> 2</w:t>
      </w:r>
      <w:r w:rsidRPr="0090794D">
        <w:rPr>
          <w:vertAlign w:val="superscript"/>
        </w:rPr>
        <w:t>nd</w:t>
      </w:r>
      <w:r>
        <w:t xml:space="preserve"> </w:t>
      </w:r>
      <w:r w:rsidR="00093186">
        <w:t>form</w:t>
      </w:r>
    </w:p>
    <w:p w14:paraId="04FD03A1" w14:textId="0C0AD032" w:rsidR="00093186" w:rsidRDefault="00093186" w:rsidP="00FB224F">
      <w:pPr>
        <w:pStyle w:val="ListBullet"/>
        <w:spacing w:line="276" w:lineRule="auto"/>
      </w:pPr>
      <w:r>
        <w:t>Contains no functional dependencies</w:t>
      </w:r>
    </w:p>
    <w:p w14:paraId="06FFD8CB" w14:textId="0636FDEF" w:rsidR="00222235" w:rsidRDefault="00222235" w:rsidP="00FB224F">
      <w:pPr>
        <w:spacing w:line="276" w:lineRule="auto"/>
      </w:pPr>
      <w:r>
        <w:t>Boyce-Codd Normal Form</w:t>
      </w:r>
    </w:p>
    <w:p w14:paraId="43934BDB" w14:textId="5C6768D9" w:rsidR="00093186" w:rsidRDefault="00093186" w:rsidP="00FB224F">
      <w:pPr>
        <w:pStyle w:val="ListBullet"/>
        <w:spacing w:line="276" w:lineRule="auto"/>
      </w:pPr>
      <w:r>
        <w:t>In 1</w:t>
      </w:r>
      <w:r w:rsidRPr="00093186">
        <w:rPr>
          <w:vertAlign w:val="superscript"/>
        </w:rPr>
        <w:t>st</w:t>
      </w:r>
      <w:r>
        <w:t>, 2</w:t>
      </w:r>
      <w:r w:rsidRPr="00093186">
        <w:rPr>
          <w:vertAlign w:val="superscript"/>
        </w:rPr>
        <w:t>nd</w:t>
      </w:r>
      <w:r w:rsidR="00FD5AF2">
        <w:t xml:space="preserve">, </w:t>
      </w:r>
      <w:r>
        <w:t>and 3</w:t>
      </w:r>
      <w:r w:rsidRPr="00093186">
        <w:rPr>
          <w:vertAlign w:val="superscript"/>
        </w:rPr>
        <w:t>rd</w:t>
      </w:r>
      <w:r>
        <w:t xml:space="preserve"> </w:t>
      </w:r>
      <w:r w:rsidR="00FD5AF2">
        <w:t>form</w:t>
      </w:r>
    </w:p>
    <w:p w14:paraId="335D885B" w14:textId="13583EC7" w:rsidR="00FD5AF2" w:rsidRDefault="0093796B" w:rsidP="00FB224F">
      <w:pPr>
        <w:pStyle w:val="ListBullet"/>
        <w:spacing w:line="276" w:lineRule="auto"/>
      </w:pPr>
      <w:r>
        <w:t xml:space="preserve">Every functional dependency is a </w:t>
      </w:r>
      <w:r w:rsidR="0076074C">
        <w:t>candidate key</w:t>
      </w:r>
    </w:p>
    <w:p w14:paraId="228CDFF1" w14:textId="76E2F18D" w:rsidR="00614F51" w:rsidRDefault="003831F4" w:rsidP="00FB224F">
      <w:pPr>
        <w:spacing w:line="276" w:lineRule="auto"/>
      </w:pPr>
      <w:r>
        <w:t>Therefore:</w:t>
      </w:r>
    </w:p>
    <w:p w14:paraId="3BCFEE8C" w14:textId="4453434C" w:rsidR="003831F4" w:rsidRPr="006B24E8" w:rsidRDefault="003831F4" w:rsidP="00FB224F">
      <w:pPr>
        <w:pStyle w:val="ListBullet"/>
        <w:spacing w:line="276" w:lineRule="auto"/>
      </w:pPr>
      <w:r>
        <w:t>Member is in Boyce-Codd Form</w:t>
      </w:r>
    </w:p>
    <w:p w14:paraId="4562627B" w14:textId="75FC6B58" w:rsidR="00740F79" w:rsidRDefault="00740F79" w:rsidP="00740F79">
      <w:pPr>
        <w:pStyle w:val="Heading2"/>
        <w:ind w:left="360"/>
      </w:pPr>
      <w:bookmarkStart w:id="138" w:name="_Toc114436146"/>
      <w:r>
        <w:t>6.2 Staff</w:t>
      </w:r>
      <w:bookmarkEnd w:id="138"/>
    </w:p>
    <w:p w14:paraId="6A68E837" w14:textId="433F5C1A" w:rsidR="00740F79" w:rsidRDefault="00740F79" w:rsidP="00FB224F">
      <w:pPr>
        <w:spacing w:line="276" w:lineRule="auto"/>
      </w:pPr>
      <w:r>
        <w:t>Staff (memberID, role, name, address, phone, email, status, comments)</w:t>
      </w:r>
    </w:p>
    <w:p w14:paraId="55A17686" w14:textId="7867DABC" w:rsidR="00740F79" w:rsidRDefault="00740F79" w:rsidP="00FB224F">
      <w:pPr>
        <w:spacing w:line="276" w:lineRule="auto"/>
      </w:pPr>
      <w:r>
        <w:rPr>
          <w:b/>
          <w:bCs/>
        </w:rPr>
        <w:t xml:space="preserve">Primary Key </w:t>
      </w:r>
      <w:r w:rsidR="009342F0">
        <w:t>memberID</w:t>
      </w:r>
    </w:p>
    <w:p w14:paraId="2E4CC5C7" w14:textId="77777777" w:rsidR="00740F79" w:rsidRDefault="00740F79" w:rsidP="00FB224F">
      <w:pPr>
        <w:spacing w:line="276" w:lineRule="auto"/>
      </w:pPr>
      <w:r w:rsidRPr="001A3ED6">
        <w:rPr>
          <w:b/>
          <w:bCs/>
        </w:rPr>
        <w:t>Foreign Key</w:t>
      </w:r>
      <w:r>
        <w:t xml:space="preserve"> memberID references Member(memberID)</w:t>
      </w:r>
    </w:p>
    <w:p w14:paraId="524C27A0" w14:textId="77777777" w:rsidR="00740F79" w:rsidRDefault="00740F79" w:rsidP="00FB224F">
      <w:pPr>
        <w:spacing w:line="276" w:lineRule="auto"/>
        <w:rPr>
          <w:b/>
          <w:bCs/>
        </w:rPr>
      </w:pPr>
      <w:r w:rsidRPr="009E7A3D">
        <w:rPr>
          <w:b/>
          <w:bCs/>
        </w:rPr>
        <w:t xml:space="preserve">ON UPDATE CASCADE, ON DELETE </w:t>
      </w:r>
      <w:r>
        <w:rPr>
          <w:b/>
          <w:bCs/>
        </w:rPr>
        <w:t>CASCADE</w:t>
      </w:r>
    </w:p>
    <w:p w14:paraId="49E5E4A2" w14:textId="77777777" w:rsidR="0076074C" w:rsidRDefault="0076074C" w:rsidP="00FB224F">
      <w:pPr>
        <w:spacing w:line="276" w:lineRule="auto"/>
      </w:pPr>
      <w:r>
        <w:t>Functional Dependency</w:t>
      </w:r>
    </w:p>
    <w:p w14:paraId="138109E6" w14:textId="25ABFA6F" w:rsidR="0076074C" w:rsidRPr="00CE087E" w:rsidRDefault="0076074C" w:rsidP="00FB224F">
      <w:pPr>
        <w:pStyle w:val="ListBullet"/>
        <w:spacing w:line="276" w:lineRule="auto"/>
      </w:pPr>
      <w:r>
        <w:t xml:space="preserve">memberID </w:t>
      </w:r>
      <w:r>
        <w:rPr>
          <w:rFonts w:ascii="Wingdings" w:eastAsia="Wingdings" w:hAnsi="Wingdings" w:cs="Wingdings"/>
        </w:rPr>
        <w:t>à</w:t>
      </w:r>
      <w:r>
        <w:t xml:space="preserve"> role, name, add</w:t>
      </w:r>
      <w:r w:rsidR="003831F4">
        <w:t>ress</w:t>
      </w:r>
      <w:r>
        <w:t>,</w:t>
      </w:r>
      <w:r w:rsidR="003831F4">
        <w:t xml:space="preserve"> phone,</w:t>
      </w:r>
      <w:r>
        <w:t xml:space="preserve"> email, status, comments</w:t>
      </w:r>
    </w:p>
    <w:p w14:paraId="2BE3EAB2" w14:textId="77777777" w:rsidR="003831F4" w:rsidRDefault="003831F4" w:rsidP="00FB224F">
      <w:pPr>
        <w:spacing w:line="276" w:lineRule="auto"/>
      </w:pPr>
      <w:r>
        <w:t>2</w:t>
      </w:r>
      <w:r w:rsidRPr="00B37104">
        <w:rPr>
          <w:vertAlign w:val="superscript"/>
        </w:rPr>
        <w:t>nd</w:t>
      </w:r>
      <w:r>
        <w:t xml:space="preserve"> Normal Form</w:t>
      </w:r>
    </w:p>
    <w:p w14:paraId="61AF6F40" w14:textId="77777777" w:rsidR="003831F4" w:rsidRDefault="003831F4" w:rsidP="00FB224F">
      <w:pPr>
        <w:pStyle w:val="ListBullet"/>
        <w:spacing w:line="276" w:lineRule="auto"/>
      </w:pPr>
      <w:r>
        <w:t>In 1</w:t>
      </w:r>
      <w:r w:rsidRPr="0090794D">
        <w:rPr>
          <w:vertAlign w:val="superscript"/>
        </w:rPr>
        <w:t>st</w:t>
      </w:r>
      <w:r>
        <w:t xml:space="preserve"> form</w:t>
      </w:r>
    </w:p>
    <w:p w14:paraId="224BDA1F" w14:textId="77777777" w:rsidR="003831F4" w:rsidRDefault="003831F4" w:rsidP="00FB224F">
      <w:pPr>
        <w:pStyle w:val="ListBullet"/>
        <w:spacing w:line="276" w:lineRule="auto"/>
      </w:pPr>
      <w:r>
        <w:t>Contains no partial dependencies</w:t>
      </w:r>
    </w:p>
    <w:p w14:paraId="52FB9201" w14:textId="77777777" w:rsidR="003831F4" w:rsidRDefault="003831F4" w:rsidP="00FB224F">
      <w:pPr>
        <w:spacing w:line="276" w:lineRule="auto"/>
      </w:pPr>
      <w:r>
        <w:t>3</w:t>
      </w:r>
      <w:r w:rsidRPr="00222235">
        <w:rPr>
          <w:vertAlign w:val="superscript"/>
        </w:rPr>
        <w:t>rd</w:t>
      </w:r>
      <w:r>
        <w:t xml:space="preserve"> Normal Form</w:t>
      </w:r>
    </w:p>
    <w:p w14:paraId="181D19CA" w14:textId="77777777" w:rsidR="003831F4" w:rsidRDefault="003831F4" w:rsidP="00FB224F">
      <w:pPr>
        <w:pStyle w:val="ListBullet"/>
        <w:spacing w:line="276" w:lineRule="auto"/>
      </w:pPr>
      <w:r>
        <w:lastRenderedPageBreak/>
        <w:t>In 1</w:t>
      </w:r>
      <w:r w:rsidRPr="00093186">
        <w:rPr>
          <w:vertAlign w:val="superscript"/>
        </w:rPr>
        <w:t>st</w:t>
      </w:r>
      <w:r>
        <w:t>, and 2</w:t>
      </w:r>
      <w:r w:rsidRPr="0090794D">
        <w:rPr>
          <w:vertAlign w:val="superscript"/>
        </w:rPr>
        <w:t>nd</w:t>
      </w:r>
      <w:r>
        <w:t xml:space="preserve"> form</w:t>
      </w:r>
    </w:p>
    <w:p w14:paraId="2F7323AA" w14:textId="77777777" w:rsidR="003831F4" w:rsidRDefault="003831F4" w:rsidP="00FB224F">
      <w:pPr>
        <w:pStyle w:val="ListBullet"/>
        <w:spacing w:line="276" w:lineRule="auto"/>
      </w:pPr>
      <w:r>
        <w:t>Contains no functional dependencies</w:t>
      </w:r>
    </w:p>
    <w:p w14:paraId="6F2BFCF5" w14:textId="77777777" w:rsidR="003831F4" w:rsidRDefault="003831F4" w:rsidP="00FB224F">
      <w:pPr>
        <w:spacing w:line="276" w:lineRule="auto"/>
      </w:pPr>
      <w:r>
        <w:t>Boyce-Codd Normal Form</w:t>
      </w:r>
    </w:p>
    <w:p w14:paraId="059438CC" w14:textId="77777777" w:rsidR="003831F4" w:rsidRDefault="003831F4" w:rsidP="00FB224F">
      <w:pPr>
        <w:pStyle w:val="ListBullet"/>
        <w:spacing w:line="276" w:lineRule="auto"/>
      </w:pPr>
      <w:r>
        <w:t>In 1</w:t>
      </w:r>
      <w:r w:rsidRPr="00093186">
        <w:rPr>
          <w:vertAlign w:val="superscript"/>
        </w:rPr>
        <w:t>st</w:t>
      </w:r>
      <w:r>
        <w:t>, 2</w:t>
      </w:r>
      <w:r w:rsidRPr="00093186">
        <w:rPr>
          <w:vertAlign w:val="superscript"/>
        </w:rPr>
        <w:t>nd</w:t>
      </w:r>
      <w:r>
        <w:t>, and 3</w:t>
      </w:r>
      <w:r w:rsidRPr="00093186">
        <w:rPr>
          <w:vertAlign w:val="superscript"/>
        </w:rPr>
        <w:t>rd</w:t>
      </w:r>
      <w:r>
        <w:t xml:space="preserve"> form</w:t>
      </w:r>
    </w:p>
    <w:p w14:paraId="22538BE7" w14:textId="77777777" w:rsidR="003831F4" w:rsidRDefault="003831F4" w:rsidP="00FB224F">
      <w:pPr>
        <w:pStyle w:val="ListBullet"/>
        <w:spacing w:line="276" w:lineRule="auto"/>
      </w:pPr>
      <w:r>
        <w:t>Every functional dependency is a candidate key</w:t>
      </w:r>
    </w:p>
    <w:p w14:paraId="7A2AF3AF" w14:textId="77777777" w:rsidR="003831F4" w:rsidRDefault="003831F4" w:rsidP="00FB224F">
      <w:pPr>
        <w:spacing w:line="276" w:lineRule="auto"/>
      </w:pPr>
      <w:r>
        <w:t>Therefore:</w:t>
      </w:r>
    </w:p>
    <w:p w14:paraId="5CD36773" w14:textId="2895E05B" w:rsidR="003831F4" w:rsidRPr="006B24E8" w:rsidRDefault="003831F4" w:rsidP="00FB224F">
      <w:pPr>
        <w:pStyle w:val="ListBullet"/>
        <w:spacing w:line="276" w:lineRule="auto"/>
      </w:pPr>
      <w:r>
        <w:t>Staff is in Boyce-Codd Form</w:t>
      </w:r>
    </w:p>
    <w:p w14:paraId="04C33F2B" w14:textId="77777777" w:rsidR="00614F51" w:rsidRPr="006B24E8" w:rsidRDefault="00614F51" w:rsidP="00B40EBF"/>
    <w:p w14:paraId="623FEFF2" w14:textId="26C100F2" w:rsidR="00740F79" w:rsidRDefault="00740F79" w:rsidP="00740F79">
      <w:pPr>
        <w:pStyle w:val="Heading2"/>
        <w:ind w:left="360"/>
      </w:pPr>
      <w:bookmarkStart w:id="139" w:name="_Toc114436147"/>
      <w:r>
        <w:t>6.3 Student</w:t>
      </w:r>
      <w:bookmarkEnd w:id="139"/>
    </w:p>
    <w:p w14:paraId="49E51312" w14:textId="07E49377" w:rsidR="00740F79" w:rsidRDefault="00740F79" w:rsidP="00FB224F">
      <w:pPr>
        <w:spacing w:line="276" w:lineRule="auto"/>
      </w:pPr>
      <w:r>
        <w:t>Student (memberID, borrowed, totalOwed, studentStatus, name, address, phone, email, status, comments)</w:t>
      </w:r>
    </w:p>
    <w:p w14:paraId="7419728D" w14:textId="26B85012" w:rsidR="00740F79" w:rsidRDefault="00740F79" w:rsidP="00FB224F">
      <w:pPr>
        <w:spacing w:line="276" w:lineRule="auto"/>
      </w:pPr>
      <w:r>
        <w:rPr>
          <w:b/>
          <w:bCs/>
        </w:rPr>
        <w:t xml:space="preserve">Primary Key </w:t>
      </w:r>
      <w:r w:rsidR="009342F0">
        <w:t>memberID</w:t>
      </w:r>
    </w:p>
    <w:p w14:paraId="0F4C8356" w14:textId="77777777" w:rsidR="00740F79" w:rsidRDefault="00740F79" w:rsidP="00FB224F">
      <w:pPr>
        <w:spacing w:line="276" w:lineRule="auto"/>
      </w:pPr>
      <w:r w:rsidRPr="001A3ED6">
        <w:rPr>
          <w:b/>
          <w:bCs/>
        </w:rPr>
        <w:t>Foreign Key</w:t>
      </w:r>
      <w:r>
        <w:t xml:space="preserve"> memberID references Member(memberID)</w:t>
      </w:r>
    </w:p>
    <w:p w14:paraId="05573451" w14:textId="77777777" w:rsidR="00740F79" w:rsidRDefault="00740F79" w:rsidP="00FB224F">
      <w:pPr>
        <w:spacing w:line="276" w:lineRule="auto"/>
        <w:rPr>
          <w:b/>
          <w:bCs/>
        </w:rPr>
      </w:pPr>
      <w:r w:rsidRPr="009E7A3D">
        <w:rPr>
          <w:b/>
          <w:bCs/>
        </w:rPr>
        <w:t xml:space="preserve">ON UPDATE CASCADE, ON DELETE </w:t>
      </w:r>
      <w:r>
        <w:rPr>
          <w:b/>
          <w:bCs/>
        </w:rPr>
        <w:t>CASCADE</w:t>
      </w:r>
    </w:p>
    <w:p w14:paraId="22440544" w14:textId="77777777" w:rsidR="003831F4" w:rsidRDefault="003831F4" w:rsidP="00FB224F">
      <w:pPr>
        <w:spacing w:line="276" w:lineRule="auto"/>
      </w:pPr>
      <w:r>
        <w:t>Functional Dependency</w:t>
      </w:r>
    </w:p>
    <w:p w14:paraId="268AC4EA" w14:textId="77777777" w:rsidR="003831F4" w:rsidRPr="00CE087E" w:rsidRDefault="003831F4" w:rsidP="00FB224F">
      <w:pPr>
        <w:pStyle w:val="ListBullet"/>
        <w:spacing w:line="276" w:lineRule="auto"/>
      </w:pPr>
      <w:r>
        <w:t xml:space="preserve">memberID </w:t>
      </w:r>
      <w:r>
        <w:rPr>
          <w:rFonts w:ascii="Wingdings" w:eastAsia="Wingdings" w:hAnsi="Wingdings" w:cs="Wingdings"/>
        </w:rPr>
        <w:t>à</w:t>
      </w:r>
      <w:r>
        <w:t xml:space="preserve"> role, name, address, phone, email, status, comments</w:t>
      </w:r>
    </w:p>
    <w:p w14:paraId="34B11C3A" w14:textId="77777777" w:rsidR="003831F4" w:rsidRDefault="003831F4" w:rsidP="00FB224F">
      <w:pPr>
        <w:spacing w:line="276" w:lineRule="auto"/>
      </w:pPr>
      <w:r>
        <w:t>2</w:t>
      </w:r>
      <w:r w:rsidRPr="00B37104">
        <w:rPr>
          <w:vertAlign w:val="superscript"/>
        </w:rPr>
        <w:t>nd</w:t>
      </w:r>
      <w:r>
        <w:t xml:space="preserve"> Normal Form</w:t>
      </w:r>
    </w:p>
    <w:p w14:paraId="0994A109" w14:textId="77777777" w:rsidR="003831F4" w:rsidRDefault="003831F4" w:rsidP="00FB224F">
      <w:pPr>
        <w:pStyle w:val="ListBullet"/>
        <w:spacing w:line="276" w:lineRule="auto"/>
      </w:pPr>
      <w:r>
        <w:t>In 1</w:t>
      </w:r>
      <w:r w:rsidRPr="0090794D">
        <w:rPr>
          <w:vertAlign w:val="superscript"/>
        </w:rPr>
        <w:t>st</w:t>
      </w:r>
      <w:r>
        <w:t xml:space="preserve"> form</w:t>
      </w:r>
    </w:p>
    <w:p w14:paraId="25F28015" w14:textId="77777777" w:rsidR="003831F4" w:rsidRDefault="003831F4" w:rsidP="00FB224F">
      <w:pPr>
        <w:pStyle w:val="ListBullet"/>
        <w:spacing w:line="276" w:lineRule="auto"/>
      </w:pPr>
      <w:r>
        <w:t>Contains no partial dependencies</w:t>
      </w:r>
    </w:p>
    <w:p w14:paraId="632866BD" w14:textId="77777777" w:rsidR="003831F4" w:rsidRDefault="003831F4" w:rsidP="00FB224F">
      <w:pPr>
        <w:spacing w:line="276" w:lineRule="auto"/>
      </w:pPr>
      <w:r>
        <w:t>3</w:t>
      </w:r>
      <w:r w:rsidRPr="00222235">
        <w:rPr>
          <w:vertAlign w:val="superscript"/>
        </w:rPr>
        <w:t>rd</w:t>
      </w:r>
      <w:r>
        <w:t xml:space="preserve"> Normal Form</w:t>
      </w:r>
    </w:p>
    <w:p w14:paraId="1FFA5AF2" w14:textId="77777777" w:rsidR="003831F4" w:rsidRDefault="003831F4" w:rsidP="00FB224F">
      <w:pPr>
        <w:pStyle w:val="ListBullet"/>
        <w:spacing w:line="276" w:lineRule="auto"/>
      </w:pPr>
      <w:r>
        <w:t>In 1</w:t>
      </w:r>
      <w:r w:rsidRPr="00093186">
        <w:rPr>
          <w:vertAlign w:val="superscript"/>
        </w:rPr>
        <w:t>st</w:t>
      </w:r>
      <w:r>
        <w:t>, and 2</w:t>
      </w:r>
      <w:r w:rsidRPr="0090794D">
        <w:rPr>
          <w:vertAlign w:val="superscript"/>
        </w:rPr>
        <w:t>nd</w:t>
      </w:r>
      <w:r>
        <w:t xml:space="preserve"> form</w:t>
      </w:r>
    </w:p>
    <w:p w14:paraId="627FBA2C" w14:textId="77777777" w:rsidR="003831F4" w:rsidRDefault="003831F4" w:rsidP="00FB224F">
      <w:pPr>
        <w:pStyle w:val="ListBullet"/>
        <w:spacing w:line="276" w:lineRule="auto"/>
      </w:pPr>
      <w:r>
        <w:t>Contains no functional dependencies</w:t>
      </w:r>
    </w:p>
    <w:p w14:paraId="59161608" w14:textId="77777777" w:rsidR="003831F4" w:rsidRDefault="003831F4" w:rsidP="00FB224F">
      <w:pPr>
        <w:spacing w:line="276" w:lineRule="auto"/>
      </w:pPr>
      <w:r>
        <w:t>Boyce-Codd Normal Form</w:t>
      </w:r>
    </w:p>
    <w:p w14:paraId="3F5807E6" w14:textId="77777777" w:rsidR="003831F4" w:rsidRDefault="003831F4" w:rsidP="00FB224F">
      <w:pPr>
        <w:pStyle w:val="ListBullet"/>
        <w:spacing w:line="276" w:lineRule="auto"/>
      </w:pPr>
      <w:r>
        <w:t>In 1</w:t>
      </w:r>
      <w:r w:rsidRPr="00093186">
        <w:rPr>
          <w:vertAlign w:val="superscript"/>
        </w:rPr>
        <w:t>st</w:t>
      </w:r>
      <w:r>
        <w:t>, 2</w:t>
      </w:r>
      <w:r w:rsidRPr="00093186">
        <w:rPr>
          <w:vertAlign w:val="superscript"/>
        </w:rPr>
        <w:t>nd</w:t>
      </w:r>
      <w:r>
        <w:t>, and 3</w:t>
      </w:r>
      <w:r w:rsidRPr="00093186">
        <w:rPr>
          <w:vertAlign w:val="superscript"/>
        </w:rPr>
        <w:t>rd</w:t>
      </w:r>
      <w:r>
        <w:t xml:space="preserve"> form</w:t>
      </w:r>
    </w:p>
    <w:p w14:paraId="2F33D7F9" w14:textId="77777777" w:rsidR="003831F4" w:rsidRDefault="003831F4" w:rsidP="00FB224F">
      <w:pPr>
        <w:pStyle w:val="ListBullet"/>
        <w:spacing w:line="276" w:lineRule="auto"/>
      </w:pPr>
      <w:r>
        <w:t>Every functional dependency is a candidate key</w:t>
      </w:r>
    </w:p>
    <w:p w14:paraId="72F147FE" w14:textId="77777777" w:rsidR="003831F4" w:rsidRDefault="003831F4" w:rsidP="00FB224F">
      <w:pPr>
        <w:spacing w:line="276" w:lineRule="auto"/>
      </w:pPr>
      <w:r>
        <w:t>Therefore:</w:t>
      </w:r>
    </w:p>
    <w:p w14:paraId="2D63C1A1" w14:textId="050B3843" w:rsidR="003831F4" w:rsidRPr="006B24E8" w:rsidRDefault="003831F4" w:rsidP="00FB224F">
      <w:pPr>
        <w:pStyle w:val="ListBullet"/>
        <w:spacing w:line="276" w:lineRule="auto"/>
      </w:pPr>
      <w:r>
        <w:t>Student is in Boyce-Codd Form</w:t>
      </w:r>
    </w:p>
    <w:p w14:paraId="121E0021" w14:textId="77777777" w:rsidR="00614F51" w:rsidRPr="006B24E8" w:rsidRDefault="00614F51" w:rsidP="00B40EBF"/>
    <w:p w14:paraId="7D7EB222" w14:textId="2C887873" w:rsidR="00740F79" w:rsidRDefault="00740F79" w:rsidP="00740F79">
      <w:pPr>
        <w:pStyle w:val="Heading2"/>
        <w:ind w:left="360"/>
      </w:pPr>
      <w:bookmarkStart w:id="140" w:name="_Toc114436148"/>
      <w:r>
        <w:t>6.4 Reservation</w:t>
      </w:r>
      <w:bookmarkEnd w:id="140"/>
    </w:p>
    <w:p w14:paraId="0084B0BA" w14:textId="77777777" w:rsidR="00740F79" w:rsidRDefault="00740F79" w:rsidP="00FB224F">
      <w:pPr>
        <w:spacing w:line="276" w:lineRule="auto"/>
      </w:pPr>
      <w:r>
        <w:t>Reservation (</w:t>
      </w:r>
      <w:r w:rsidRPr="00D72D6F">
        <w:t>reservationID</w:t>
      </w:r>
      <w:r>
        <w:t>, memberID, resourceID, reservedForDateTime)</w:t>
      </w:r>
    </w:p>
    <w:p w14:paraId="7D7C721C" w14:textId="77777777" w:rsidR="00740F79" w:rsidRDefault="00740F79" w:rsidP="00FB224F">
      <w:pPr>
        <w:spacing w:line="276" w:lineRule="auto"/>
      </w:pPr>
      <w:r w:rsidRPr="00550767">
        <w:rPr>
          <w:b/>
          <w:bCs/>
        </w:rPr>
        <w:t>Primary Key</w:t>
      </w:r>
      <w:r>
        <w:t xml:space="preserve"> reservationID</w:t>
      </w:r>
    </w:p>
    <w:p w14:paraId="2A329243" w14:textId="77777777" w:rsidR="00740F79" w:rsidRDefault="00740F79" w:rsidP="00FB224F">
      <w:pPr>
        <w:spacing w:line="276" w:lineRule="auto"/>
      </w:pPr>
      <w:r w:rsidRPr="001A3ED6">
        <w:rPr>
          <w:b/>
          <w:bCs/>
        </w:rPr>
        <w:t>Foreign Key</w:t>
      </w:r>
      <w:r>
        <w:t xml:space="preserve"> memberID references Member(memberID)</w:t>
      </w:r>
    </w:p>
    <w:p w14:paraId="7121DD8B" w14:textId="77777777" w:rsidR="00740F79" w:rsidRDefault="00740F79" w:rsidP="00FB224F">
      <w:pPr>
        <w:spacing w:line="276" w:lineRule="auto"/>
        <w:rPr>
          <w:b/>
          <w:bCs/>
        </w:rPr>
      </w:pPr>
      <w:r w:rsidRPr="009E7A3D">
        <w:rPr>
          <w:b/>
          <w:bCs/>
        </w:rPr>
        <w:lastRenderedPageBreak/>
        <w:t xml:space="preserve">ON UPDATE CASCADE, ON DELETE </w:t>
      </w:r>
      <w:r>
        <w:rPr>
          <w:b/>
          <w:bCs/>
        </w:rPr>
        <w:t>CASCADE</w:t>
      </w:r>
    </w:p>
    <w:p w14:paraId="3B3D0918" w14:textId="77777777" w:rsidR="00740F79" w:rsidRDefault="00740F79" w:rsidP="00FB224F">
      <w:pPr>
        <w:spacing w:line="276" w:lineRule="auto"/>
      </w:pPr>
      <w:r w:rsidRPr="001A3ED6">
        <w:rPr>
          <w:b/>
          <w:bCs/>
        </w:rPr>
        <w:t>Foreign Key</w:t>
      </w:r>
      <w:r>
        <w:t xml:space="preserve"> resourceID references Resource(resourceID)</w:t>
      </w:r>
    </w:p>
    <w:p w14:paraId="2F92B144" w14:textId="77777777" w:rsidR="00740F79" w:rsidRDefault="00740F79" w:rsidP="00FB224F">
      <w:pPr>
        <w:spacing w:line="276" w:lineRule="auto"/>
        <w:rPr>
          <w:b/>
          <w:bCs/>
        </w:rPr>
      </w:pPr>
      <w:r w:rsidRPr="009E7A3D">
        <w:rPr>
          <w:b/>
          <w:bCs/>
        </w:rPr>
        <w:t>ON UPDATE CASCADE, ON DELETE NO ACTION</w:t>
      </w:r>
    </w:p>
    <w:p w14:paraId="0B0805D7" w14:textId="77777777" w:rsidR="003831F4" w:rsidRDefault="003831F4" w:rsidP="00FB224F">
      <w:pPr>
        <w:spacing w:line="276" w:lineRule="auto"/>
      </w:pPr>
      <w:r>
        <w:t>Functional Dependency</w:t>
      </w:r>
    </w:p>
    <w:p w14:paraId="4DD4CE30" w14:textId="7B07E765" w:rsidR="003831F4" w:rsidRPr="00CE087E" w:rsidRDefault="00BA1AE3" w:rsidP="00FB224F">
      <w:pPr>
        <w:pStyle w:val="ListBullet"/>
        <w:spacing w:line="276" w:lineRule="auto"/>
      </w:pPr>
      <w:r>
        <w:t>reservationID</w:t>
      </w:r>
      <w:r w:rsidR="006311FB">
        <w:t>, memberID, resourceID</w:t>
      </w:r>
      <w:r w:rsidR="003831F4">
        <w:t xml:space="preserve"> </w:t>
      </w:r>
      <w:r w:rsidR="003831F4">
        <w:rPr>
          <w:rFonts w:ascii="Wingdings" w:eastAsia="Wingdings" w:hAnsi="Wingdings" w:cs="Wingdings"/>
        </w:rPr>
        <w:t>à</w:t>
      </w:r>
      <w:r w:rsidR="003831F4">
        <w:t xml:space="preserve"> </w:t>
      </w:r>
      <w:r w:rsidR="006311FB">
        <w:t>reservedForDateTime</w:t>
      </w:r>
    </w:p>
    <w:p w14:paraId="77F6F368" w14:textId="77777777" w:rsidR="003831F4" w:rsidRDefault="003831F4" w:rsidP="00FB224F">
      <w:pPr>
        <w:spacing w:line="276" w:lineRule="auto"/>
      </w:pPr>
      <w:r>
        <w:t>2</w:t>
      </w:r>
      <w:r w:rsidRPr="00B37104">
        <w:rPr>
          <w:vertAlign w:val="superscript"/>
        </w:rPr>
        <w:t>nd</w:t>
      </w:r>
      <w:r>
        <w:t xml:space="preserve"> Normal Form</w:t>
      </w:r>
    </w:p>
    <w:p w14:paraId="57E4D32B" w14:textId="77777777" w:rsidR="003831F4" w:rsidRDefault="003831F4" w:rsidP="00FB224F">
      <w:pPr>
        <w:pStyle w:val="ListBullet"/>
        <w:spacing w:line="276" w:lineRule="auto"/>
      </w:pPr>
      <w:r>
        <w:t>In 1</w:t>
      </w:r>
      <w:r w:rsidRPr="0090794D">
        <w:rPr>
          <w:vertAlign w:val="superscript"/>
        </w:rPr>
        <w:t>st</w:t>
      </w:r>
      <w:r>
        <w:t xml:space="preserve"> form</w:t>
      </w:r>
    </w:p>
    <w:p w14:paraId="0085F22A" w14:textId="77777777" w:rsidR="003831F4" w:rsidRDefault="003831F4" w:rsidP="00FB224F">
      <w:pPr>
        <w:pStyle w:val="ListBullet"/>
        <w:spacing w:line="276" w:lineRule="auto"/>
      </w:pPr>
      <w:r>
        <w:t>Contains no partial dependencies</w:t>
      </w:r>
    </w:p>
    <w:p w14:paraId="2DA7EB0F" w14:textId="77777777" w:rsidR="003831F4" w:rsidRDefault="003831F4" w:rsidP="00FB224F">
      <w:pPr>
        <w:spacing w:line="276" w:lineRule="auto"/>
      </w:pPr>
      <w:r>
        <w:t>3</w:t>
      </w:r>
      <w:r w:rsidRPr="00222235">
        <w:rPr>
          <w:vertAlign w:val="superscript"/>
        </w:rPr>
        <w:t>rd</w:t>
      </w:r>
      <w:r>
        <w:t xml:space="preserve"> Normal Form</w:t>
      </w:r>
    </w:p>
    <w:p w14:paraId="1DF161F7" w14:textId="77777777" w:rsidR="003831F4" w:rsidRDefault="003831F4" w:rsidP="00FB224F">
      <w:pPr>
        <w:pStyle w:val="ListBullet"/>
        <w:spacing w:line="276" w:lineRule="auto"/>
      </w:pPr>
      <w:r>
        <w:t>In 1</w:t>
      </w:r>
      <w:r w:rsidRPr="00093186">
        <w:rPr>
          <w:vertAlign w:val="superscript"/>
        </w:rPr>
        <w:t>st</w:t>
      </w:r>
      <w:r>
        <w:t>, and 2</w:t>
      </w:r>
      <w:r w:rsidRPr="0090794D">
        <w:rPr>
          <w:vertAlign w:val="superscript"/>
        </w:rPr>
        <w:t>nd</w:t>
      </w:r>
      <w:r>
        <w:t xml:space="preserve"> form</w:t>
      </w:r>
    </w:p>
    <w:p w14:paraId="5047F298" w14:textId="77777777" w:rsidR="003831F4" w:rsidRDefault="003831F4" w:rsidP="00FB224F">
      <w:pPr>
        <w:pStyle w:val="ListBullet"/>
        <w:spacing w:line="276" w:lineRule="auto"/>
      </w:pPr>
      <w:r>
        <w:t>Contains no functional dependencies</w:t>
      </w:r>
    </w:p>
    <w:p w14:paraId="733299B4" w14:textId="77777777" w:rsidR="003831F4" w:rsidRDefault="003831F4" w:rsidP="00FB224F">
      <w:pPr>
        <w:spacing w:line="276" w:lineRule="auto"/>
      </w:pPr>
      <w:r>
        <w:t>Boyce-Codd Normal Form</w:t>
      </w:r>
    </w:p>
    <w:p w14:paraId="773F86DF" w14:textId="77777777" w:rsidR="003831F4" w:rsidRDefault="003831F4" w:rsidP="00FB224F">
      <w:pPr>
        <w:pStyle w:val="ListBullet"/>
        <w:spacing w:line="276" w:lineRule="auto"/>
      </w:pPr>
      <w:r>
        <w:t>In 1</w:t>
      </w:r>
      <w:r w:rsidRPr="00093186">
        <w:rPr>
          <w:vertAlign w:val="superscript"/>
        </w:rPr>
        <w:t>st</w:t>
      </w:r>
      <w:r>
        <w:t>, 2</w:t>
      </w:r>
      <w:r w:rsidRPr="00093186">
        <w:rPr>
          <w:vertAlign w:val="superscript"/>
        </w:rPr>
        <w:t>nd</w:t>
      </w:r>
      <w:r>
        <w:t>, and 3</w:t>
      </w:r>
      <w:r w:rsidRPr="00093186">
        <w:rPr>
          <w:vertAlign w:val="superscript"/>
        </w:rPr>
        <w:t>rd</w:t>
      </w:r>
      <w:r>
        <w:t xml:space="preserve"> form</w:t>
      </w:r>
    </w:p>
    <w:p w14:paraId="5B261C36" w14:textId="77777777" w:rsidR="003831F4" w:rsidRDefault="003831F4" w:rsidP="00FB224F">
      <w:pPr>
        <w:pStyle w:val="ListBullet"/>
        <w:spacing w:line="276" w:lineRule="auto"/>
      </w:pPr>
      <w:r>
        <w:t>Every functional dependency is a candidate key</w:t>
      </w:r>
    </w:p>
    <w:p w14:paraId="60151F8D" w14:textId="77777777" w:rsidR="003831F4" w:rsidRDefault="003831F4" w:rsidP="00FB224F">
      <w:pPr>
        <w:spacing w:line="276" w:lineRule="auto"/>
      </w:pPr>
      <w:r>
        <w:t>Therefore:</w:t>
      </w:r>
    </w:p>
    <w:p w14:paraId="25685F8E" w14:textId="0534F117" w:rsidR="003831F4" w:rsidRPr="006B24E8" w:rsidRDefault="003831F4" w:rsidP="00FB224F">
      <w:pPr>
        <w:pStyle w:val="ListBullet"/>
        <w:spacing w:line="276" w:lineRule="auto"/>
      </w:pPr>
      <w:r>
        <w:t>Reservation is in Boyce-Codd Form</w:t>
      </w:r>
    </w:p>
    <w:p w14:paraId="68C58C87" w14:textId="77777777" w:rsidR="00614F51" w:rsidRDefault="00614F51" w:rsidP="00B40EBF"/>
    <w:p w14:paraId="11218057" w14:textId="278D4A82" w:rsidR="00740F79" w:rsidRDefault="00740F79" w:rsidP="00740F79">
      <w:pPr>
        <w:pStyle w:val="Heading2"/>
        <w:ind w:left="360"/>
      </w:pPr>
      <w:bookmarkStart w:id="141" w:name="_Toc114436149"/>
      <w:r>
        <w:t>6.5 Loan</w:t>
      </w:r>
      <w:bookmarkEnd w:id="141"/>
    </w:p>
    <w:p w14:paraId="4D45385C" w14:textId="77777777" w:rsidR="00740F79" w:rsidRPr="00550767" w:rsidRDefault="00740F79" w:rsidP="00FB224F">
      <w:pPr>
        <w:spacing w:line="276" w:lineRule="auto"/>
      </w:pPr>
      <w:r w:rsidRPr="00550767">
        <w:t>Loan (</w:t>
      </w:r>
      <w:r w:rsidRPr="00D72D6F">
        <w:t>loanID</w:t>
      </w:r>
      <w:r w:rsidRPr="00550767">
        <w:t>,</w:t>
      </w:r>
      <w:r>
        <w:t xml:space="preserve"> memberID,</w:t>
      </w:r>
      <w:r w:rsidRPr="00550767">
        <w:t xml:space="preserve"> dateTimeBorrowed, dateTimeReturned, dateTimeDue)</w:t>
      </w:r>
    </w:p>
    <w:p w14:paraId="73900872" w14:textId="77777777" w:rsidR="00740F79" w:rsidRDefault="00740F79" w:rsidP="00FB224F">
      <w:pPr>
        <w:spacing w:line="276" w:lineRule="auto"/>
      </w:pPr>
      <w:r w:rsidRPr="00550767">
        <w:rPr>
          <w:b/>
          <w:bCs/>
        </w:rPr>
        <w:t xml:space="preserve">Primary Key </w:t>
      </w:r>
      <w:r w:rsidRPr="00550767">
        <w:t>loanID</w:t>
      </w:r>
    </w:p>
    <w:p w14:paraId="77A0F43F" w14:textId="77777777" w:rsidR="00740F79" w:rsidRDefault="00740F79" w:rsidP="00FB224F">
      <w:pPr>
        <w:spacing w:line="276" w:lineRule="auto"/>
      </w:pPr>
      <w:r w:rsidRPr="001A3ED6">
        <w:rPr>
          <w:b/>
          <w:bCs/>
        </w:rPr>
        <w:t>Foreign Key</w:t>
      </w:r>
      <w:r>
        <w:t xml:space="preserve"> memberID references Member(memberID)</w:t>
      </w:r>
    </w:p>
    <w:p w14:paraId="74C71862" w14:textId="77777777" w:rsidR="00740F79" w:rsidRDefault="00740F79" w:rsidP="00FB224F">
      <w:pPr>
        <w:spacing w:line="276" w:lineRule="auto"/>
        <w:rPr>
          <w:b/>
          <w:bCs/>
        </w:rPr>
      </w:pPr>
      <w:r w:rsidRPr="009E7A3D">
        <w:rPr>
          <w:b/>
          <w:bCs/>
        </w:rPr>
        <w:t>ON UPDATE CASCADE, ON DELETE NO ACTION</w:t>
      </w:r>
    </w:p>
    <w:p w14:paraId="2661B1E9" w14:textId="77777777" w:rsidR="006311FB" w:rsidRDefault="006311FB" w:rsidP="00FB224F">
      <w:pPr>
        <w:spacing w:line="276" w:lineRule="auto"/>
      </w:pPr>
      <w:r>
        <w:t>Functional Dependency</w:t>
      </w:r>
    </w:p>
    <w:p w14:paraId="0CF3062C" w14:textId="089CEF94" w:rsidR="006311FB" w:rsidRPr="00CE087E" w:rsidRDefault="006311FB" w:rsidP="00FB224F">
      <w:pPr>
        <w:pStyle w:val="ListBullet"/>
        <w:spacing w:line="276" w:lineRule="auto"/>
      </w:pPr>
      <w:r>
        <w:t xml:space="preserve">loanID, memberID </w:t>
      </w:r>
      <w:r>
        <w:rPr>
          <w:rFonts w:ascii="Wingdings" w:eastAsia="Wingdings" w:hAnsi="Wingdings" w:cs="Wingdings"/>
        </w:rPr>
        <w:t>à</w:t>
      </w:r>
      <w:r>
        <w:t xml:space="preserve"> dateTimeBorrowed, dateTimeReturned, dateTimeDue</w:t>
      </w:r>
    </w:p>
    <w:p w14:paraId="6240873F" w14:textId="77777777" w:rsidR="006311FB" w:rsidRDefault="006311FB" w:rsidP="00FB224F">
      <w:pPr>
        <w:spacing w:line="276" w:lineRule="auto"/>
      </w:pPr>
      <w:r>
        <w:t>2</w:t>
      </w:r>
      <w:r w:rsidRPr="00B37104">
        <w:rPr>
          <w:vertAlign w:val="superscript"/>
        </w:rPr>
        <w:t>nd</w:t>
      </w:r>
      <w:r>
        <w:t xml:space="preserve"> Normal Form</w:t>
      </w:r>
    </w:p>
    <w:p w14:paraId="60915DBE" w14:textId="77777777" w:rsidR="006311FB" w:rsidRDefault="006311FB" w:rsidP="00FB224F">
      <w:pPr>
        <w:pStyle w:val="ListBullet"/>
        <w:spacing w:line="276" w:lineRule="auto"/>
      </w:pPr>
      <w:r>
        <w:t>In 1</w:t>
      </w:r>
      <w:r w:rsidRPr="0090794D">
        <w:rPr>
          <w:vertAlign w:val="superscript"/>
        </w:rPr>
        <w:t>st</w:t>
      </w:r>
      <w:r>
        <w:t xml:space="preserve"> form</w:t>
      </w:r>
    </w:p>
    <w:p w14:paraId="43C62468" w14:textId="77777777" w:rsidR="006311FB" w:rsidRDefault="006311FB" w:rsidP="00FB224F">
      <w:pPr>
        <w:pStyle w:val="ListBullet"/>
        <w:spacing w:line="276" w:lineRule="auto"/>
      </w:pPr>
      <w:r>
        <w:t>Contains no partial dependencies</w:t>
      </w:r>
    </w:p>
    <w:p w14:paraId="236F7037" w14:textId="77777777" w:rsidR="006311FB" w:rsidRDefault="006311FB" w:rsidP="00FB224F">
      <w:pPr>
        <w:spacing w:line="276" w:lineRule="auto"/>
      </w:pPr>
      <w:r>
        <w:t>3</w:t>
      </w:r>
      <w:r w:rsidRPr="00222235">
        <w:rPr>
          <w:vertAlign w:val="superscript"/>
        </w:rPr>
        <w:t>rd</w:t>
      </w:r>
      <w:r>
        <w:t xml:space="preserve"> Normal Form</w:t>
      </w:r>
    </w:p>
    <w:p w14:paraId="0530BDEF" w14:textId="77777777" w:rsidR="006311FB" w:rsidRDefault="006311FB" w:rsidP="00FB224F">
      <w:pPr>
        <w:pStyle w:val="ListBullet"/>
        <w:spacing w:line="276" w:lineRule="auto"/>
      </w:pPr>
      <w:r>
        <w:t>In 1</w:t>
      </w:r>
      <w:r w:rsidRPr="00093186">
        <w:rPr>
          <w:vertAlign w:val="superscript"/>
        </w:rPr>
        <w:t>st</w:t>
      </w:r>
      <w:r>
        <w:t>, and 2</w:t>
      </w:r>
      <w:r w:rsidRPr="0090794D">
        <w:rPr>
          <w:vertAlign w:val="superscript"/>
        </w:rPr>
        <w:t>nd</w:t>
      </w:r>
      <w:r>
        <w:t xml:space="preserve"> form</w:t>
      </w:r>
    </w:p>
    <w:p w14:paraId="39F32608" w14:textId="77777777" w:rsidR="006311FB" w:rsidRDefault="006311FB" w:rsidP="00FB224F">
      <w:pPr>
        <w:pStyle w:val="ListBullet"/>
        <w:spacing w:line="276" w:lineRule="auto"/>
      </w:pPr>
      <w:r>
        <w:t>Contains no functional dependencies</w:t>
      </w:r>
    </w:p>
    <w:p w14:paraId="4006E130" w14:textId="77777777" w:rsidR="006311FB" w:rsidRPr="0093348E" w:rsidRDefault="006311FB" w:rsidP="00FB224F">
      <w:pPr>
        <w:spacing w:line="276" w:lineRule="auto"/>
      </w:pPr>
      <w:r>
        <w:t>B</w:t>
      </w:r>
      <w:r w:rsidRPr="0093348E">
        <w:t>oyce-Codd Normal Form</w:t>
      </w:r>
    </w:p>
    <w:p w14:paraId="62F9D7EF" w14:textId="77777777" w:rsidR="006311FB" w:rsidRPr="0093348E" w:rsidRDefault="006311FB" w:rsidP="00FB224F">
      <w:pPr>
        <w:pStyle w:val="ListBullet"/>
        <w:spacing w:line="276" w:lineRule="auto"/>
      </w:pPr>
      <w:r w:rsidRPr="0093348E">
        <w:lastRenderedPageBreak/>
        <w:t>In 1</w:t>
      </w:r>
      <w:r w:rsidRPr="0093348E">
        <w:rPr>
          <w:vertAlign w:val="superscript"/>
        </w:rPr>
        <w:t>st</w:t>
      </w:r>
      <w:r w:rsidRPr="0093348E">
        <w:t>, 2</w:t>
      </w:r>
      <w:r w:rsidRPr="0093348E">
        <w:rPr>
          <w:vertAlign w:val="superscript"/>
        </w:rPr>
        <w:t>nd</w:t>
      </w:r>
      <w:r w:rsidRPr="0093348E">
        <w:t>, and 3</w:t>
      </w:r>
      <w:r w:rsidRPr="0093348E">
        <w:rPr>
          <w:vertAlign w:val="superscript"/>
        </w:rPr>
        <w:t>rd</w:t>
      </w:r>
      <w:r w:rsidRPr="0093348E">
        <w:t xml:space="preserve"> form</w:t>
      </w:r>
    </w:p>
    <w:p w14:paraId="25DDE270" w14:textId="77777777" w:rsidR="006311FB" w:rsidRPr="0093348E" w:rsidRDefault="006311FB" w:rsidP="00FB224F">
      <w:pPr>
        <w:pStyle w:val="ListBullet"/>
        <w:spacing w:line="276" w:lineRule="auto"/>
      </w:pPr>
      <w:r w:rsidRPr="0093348E">
        <w:t>Every functional dependency is a candidate key</w:t>
      </w:r>
    </w:p>
    <w:p w14:paraId="4C44AAC5" w14:textId="77777777" w:rsidR="006311FB" w:rsidRPr="0093348E" w:rsidRDefault="006311FB" w:rsidP="00FB224F">
      <w:pPr>
        <w:spacing w:line="276" w:lineRule="auto"/>
      </w:pPr>
      <w:r w:rsidRPr="0093348E">
        <w:t>Therefore:</w:t>
      </w:r>
    </w:p>
    <w:p w14:paraId="0158175F" w14:textId="632AE728" w:rsidR="006311FB" w:rsidRPr="0093348E" w:rsidRDefault="00D370FD" w:rsidP="00FB224F">
      <w:pPr>
        <w:pStyle w:val="ListBullet"/>
        <w:spacing w:line="276" w:lineRule="auto"/>
      </w:pPr>
      <w:r w:rsidRPr="0093348E">
        <w:t>Loan</w:t>
      </w:r>
      <w:r w:rsidR="006311FB" w:rsidRPr="0093348E">
        <w:t xml:space="preserve"> is in Boyce-Codd Form</w:t>
      </w:r>
    </w:p>
    <w:p w14:paraId="14FF5F6A" w14:textId="5550E09B" w:rsidR="00740F79" w:rsidRPr="0093348E" w:rsidRDefault="00740F79" w:rsidP="00740F79">
      <w:pPr>
        <w:pStyle w:val="Heading2"/>
        <w:ind w:left="360"/>
      </w:pPr>
      <w:bookmarkStart w:id="142" w:name="_Toc114436150"/>
      <w:r w:rsidRPr="0093348E">
        <w:t>6.6 Acquisition</w:t>
      </w:r>
      <w:bookmarkEnd w:id="142"/>
    </w:p>
    <w:p w14:paraId="23FC2A12" w14:textId="77777777" w:rsidR="00740F79" w:rsidRPr="0093348E" w:rsidRDefault="00740F79" w:rsidP="00FB224F">
      <w:pPr>
        <w:spacing w:line="276" w:lineRule="auto"/>
      </w:pPr>
      <w:r w:rsidRPr="0093348E">
        <w:t>Acquisition (acquisitionID, memberID, name, manufacturer, model, year, price, reasoning, urgency)</w:t>
      </w:r>
    </w:p>
    <w:p w14:paraId="1BE6AFBC" w14:textId="77777777" w:rsidR="00740F79" w:rsidRPr="0093348E" w:rsidRDefault="00740F79" w:rsidP="00FB224F">
      <w:pPr>
        <w:spacing w:line="276" w:lineRule="auto"/>
      </w:pPr>
      <w:r w:rsidRPr="0093348E">
        <w:rPr>
          <w:b/>
          <w:bCs/>
        </w:rPr>
        <w:t>Primary Key</w:t>
      </w:r>
      <w:r w:rsidRPr="0093348E">
        <w:t xml:space="preserve"> acquisitionID</w:t>
      </w:r>
    </w:p>
    <w:p w14:paraId="7BF085CD" w14:textId="77777777" w:rsidR="00740F79" w:rsidRPr="0093348E" w:rsidRDefault="00740F79" w:rsidP="00FB224F">
      <w:pPr>
        <w:spacing w:line="276" w:lineRule="auto"/>
      </w:pPr>
      <w:r w:rsidRPr="0093348E">
        <w:rPr>
          <w:b/>
          <w:bCs/>
        </w:rPr>
        <w:t>Foreign Key</w:t>
      </w:r>
      <w:r w:rsidRPr="0093348E">
        <w:t xml:space="preserve"> memberID references Member(memberID)</w:t>
      </w:r>
    </w:p>
    <w:p w14:paraId="554A06C0" w14:textId="77777777" w:rsidR="00740F79" w:rsidRPr="0093348E" w:rsidRDefault="00740F79" w:rsidP="00FB224F">
      <w:pPr>
        <w:spacing w:line="276" w:lineRule="auto"/>
        <w:rPr>
          <w:b/>
          <w:bCs/>
        </w:rPr>
      </w:pPr>
      <w:r w:rsidRPr="0093348E">
        <w:rPr>
          <w:b/>
          <w:bCs/>
        </w:rPr>
        <w:t>ON UPDATE CASCADE, ON DELETE NO ACTION</w:t>
      </w:r>
    </w:p>
    <w:p w14:paraId="33822B09" w14:textId="77777777" w:rsidR="006311FB" w:rsidRPr="0093348E" w:rsidRDefault="006311FB" w:rsidP="00FB224F">
      <w:pPr>
        <w:spacing w:line="276" w:lineRule="auto"/>
      </w:pPr>
      <w:r w:rsidRPr="0093348E">
        <w:t>Functional Dependency</w:t>
      </w:r>
    </w:p>
    <w:p w14:paraId="23B9C320" w14:textId="7418E85C" w:rsidR="006311FB" w:rsidRPr="0093348E" w:rsidRDefault="00F13420" w:rsidP="00FB224F">
      <w:pPr>
        <w:pStyle w:val="ListBullet"/>
        <w:spacing w:line="276" w:lineRule="auto"/>
      </w:pPr>
      <w:r w:rsidRPr="0093348E">
        <w:t xml:space="preserve">acquisitionID, </w:t>
      </w:r>
      <w:r w:rsidR="006311FB" w:rsidRPr="0093348E">
        <w:t xml:space="preserve">memberID </w:t>
      </w:r>
      <w:r w:rsidR="006311FB" w:rsidRPr="0093348E">
        <w:rPr>
          <w:rFonts w:ascii="Wingdings" w:eastAsia="Wingdings" w:hAnsi="Wingdings" w:cs="Wingdings"/>
        </w:rPr>
        <w:t>à</w:t>
      </w:r>
      <w:r w:rsidR="006311FB" w:rsidRPr="0093348E">
        <w:t xml:space="preserve"> </w:t>
      </w:r>
      <w:r w:rsidRPr="0093348E">
        <w:t>name, manufacturer, model, year, price, reasoning, urgency</w:t>
      </w:r>
    </w:p>
    <w:p w14:paraId="287F67B6" w14:textId="77777777" w:rsidR="006311FB" w:rsidRPr="0093348E" w:rsidRDefault="006311FB" w:rsidP="00FB224F">
      <w:pPr>
        <w:spacing w:line="276" w:lineRule="auto"/>
      </w:pPr>
      <w:r w:rsidRPr="0093348E">
        <w:t>2</w:t>
      </w:r>
      <w:r w:rsidRPr="0093348E">
        <w:rPr>
          <w:vertAlign w:val="superscript"/>
        </w:rPr>
        <w:t>nd</w:t>
      </w:r>
      <w:r w:rsidRPr="0093348E">
        <w:t xml:space="preserve"> Normal Form</w:t>
      </w:r>
    </w:p>
    <w:p w14:paraId="3ABA76BA" w14:textId="77777777" w:rsidR="006311FB" w:rsidRPr="0093348E" w:rsidRDefault="006311FB" w:rsidP="00FB224F">
      <w:pPr>
        <w:pStyle w:val="ListBullet"/>
        <w:spacing w:line="276" w:lineRule="auto"/>
      </w:pPr>
      <w:r w:rsidRPr="0093348E">
        <w:t>In 1</w:t>
      </w:r>
      <w:r w:rsidRPr="0093348E">
        <w:rPr>
          <w:vertAlign w:val="superscript"/>
        </w:rPr>
        <w:t>st</w:t>
      </w:r>
      <w:r w:rsidRPr="0093348E">
        <w:t xml:space="preserve"> form</w:t>
      </w:r>
    </w:p>
    <w:p w14:paraId="1E698D99" w14:textId="77777777" w:rsidR="006311FB" w:rsidRPr="0093348E" w:rsidRDefault="006311FB" w:rsidP="00FB224F">
      <w:pPr>
        <w:pStyle w:val="ListBullet"/>
        <w:spacing w:line="276" w:lineRule="auto"/>
      </w:pPr>
      <w:r w:rsidRPr="0093348E">
        <w:t>Contains no partial dependencies</w:t>
      </w:r>
    </w:p>
    <w:p w14:paraId="5269D9C2" w14:textId="77777777" w:rsidR="006311FB" w:rsidRPr="0093348E" w:rsidRDefault="006311FB" w:rsidP="00FB224F">
      <w:pPr>
        <w:spacing w:line="276" w:lineRule="auto"/>
      </w:pPr>
      <w:r w:rsidRPr="0093348E">
        <w:t>3</w:t>
      </w:r>
      <w:r w:rsidRPr="0093348E">
        <w:rPr>
          <w:vertAlign w:val="superscript"/>
        </w:rPr>
        <w:t>rd</w:t>
      </w:r>
      <w:r w:rsidRPr="0093348E">
        <w:t xml:space="preserve"> Normal Form</w:t>
      </w:r>
    </w:p>
    <w:p w14:paraId="41D3C3A3" w14:textId="77777777" w:rsidR="006311FB" w:rsidRPr="0093348E" w:rsidRDefault="006311FB" w:rsidP="00FB224F">
      <w:pPr>
        <w:pStyle w:val="ListBullet"/>
        <w:spacing w:line="276" w:lineRule="auto"/>
      </w:pPr>
      <w:r w:rsidRPr="0093348E">
        <w:t>In 1</w:t>
      </w:r>
      <w:r w:rsidRPr="0093348E">
        <w:rPr>
          <w:vertAlign w:val="superscript"/>
        </w:rPr>
        <w:t>st</w:t>
      </w:r>
      <w:r w:rsidRPr="0093348E">
        <w:t>, and 2</w:t>
      </w:r>
      <w:r w:rsidRPr="0093348E">
        <w:rPr>
          <w:vertAlign w:val="superscript"/>
        </w:rPr>
        <w:t>nd</w:t>
      </w:r>
      <w:r w:rsidRPr="0093348E">
        <w:t xml:space="preserve"> form</w:t>
      </w:r>
    </w:p>
    <w:p w14:paraId="74052E16" w14:textId="77777777" w:rsidR="006311FB" w:rsidRPr="0093348E" w:rsidRDefault="006311FB" w:rsidP="00FB224F">
      <w:pPr>
        <w:pStyle w:val="ListBullet"/>
        <w:spacing w:line="276" w:lineRule="auto"/>
      </w:pPr>
      <w:r w:rsidRPr="0093348E">
        <w:t>Contains no functional dependencies</w:t>
      </w:r>
    </w:p>
    <w:p w14:paraId="05C5F516" w14:textId="77777777" w:rsidR="006311FB" w:rsidRPr="0093348E" w:rsidRDefault="006311FB" w:rsidP="00FB224F">
      <w:pPr>
        <w:spacing w:line="276" w:lineRule="auto"/>
      </w:pPr>
      <w:r w:rsidRPr="0093348E">
        <w:t>Boyce-Codd Normal Form</w:t>
      </w:r>
    </w:p>
    <w:p w14:paraId="16580079" w14:textId="77777777" w:rsidR="006311FB" w:rsidRPr="0093348E" w:rsidRDefault="006311FB" w:rsidP="00FB224F">
      <w:pPr>
        <w:pStyle w:val="ListBullet"/>
        <w:spacing w:line="276" w:lineRule="auto"/>
      </w:pPr>
      <w:r w:rsidRPr="0093348E">
        <w:t>In 1</w:t>
      </w:r>
      <w:r w:rsidRPr="0093348E">
        <w:rPr>
          <w:vertAlign w:val="superscript"/>
        </w:rPr>
        <w:t>st</w:t>
      </w:r>
      <w:r w:rsidRPr="0093348E">
        <w:t>, 2</w:t>
      </w:r>
      <w:r w:rsidRPr="0093348E">
        <w:rPr>
          <w:vertAlign w:val="superscript"/>
        </w:rPr>
        <w:t>nd</w:t>
      </w:r>
      <w:r w:rsidRPr="0093348E">
        <w:t>, and 3</w:t>
      </w:r>
      <w:r w:rsidRPr="0093348E">
        <w:rPr>
          <w:vertAlign w:val="superscript"/>
        </w:rPr>
        <w:t>rd</w:t>
      </w:r>
      <w:r w:rsidRPr="0093348E">
        <w:t xml:space="preserve"> form</w:t>
      </w:r>
    </w:p>
    <w:p w14:paraId="4916CD44" w14:textId="77777777" w:rsidR="006311FB" w:rsidRPr="0093348E" w:rsidRDefault="006311FB" w:rsidP="00FB224F">
      <w:pPr>
        <w:pStyle w:val="ListBullet"/>
        <w:spacing w:line="276" w:lineRule="auto"/>
      </w:pPr>
      <w:r w:rsidRPr="0093348E">
        <w:t>Every functional dependency is a candidate key</w:t>
      </w:r>
    </w:p>
    <w:p w14:paraId="0ACD8319" w14:textId="77777777" w:rsidR="006311FB" w:rsidRPr="0093348E" w:rsidRDefault="006311FB" w:rsidP="00FB224F">
      <w:pPr>
        <w:spacing w:line="276" w:lineRule="auto"/>
      </w:pPr>
      <w:r w:rsidRPr="0093348E">
        <w:t>Therefore:</w:t>
      </w:r>
    </w:p>
    <w:p w14:paraId="092AFDF3" w14:textId="6E534AE6" w:rsidR="006311FB" w:rsidRPr="0093348E" w:rsidRDefault="00D370FD" w:rsidP="00FB224F">
      <w:pPr>
        <w:pStyle w:val="ListBullet"/>
        <w:spacing w:line="276" w:lineRule="auto"/>
      </w:pPr>
      <w:r w:rsidRPr="0093348E">
        <w:t>Acquisition</w:t>
      </w:r>
      <w:r w:rsidR="006311FB" w:rsidRPr="0093348E">
        <w:t xml:space="preserve"> is in Boyce-Codd Form</w:t>
      </w:r>
    </w:p>
    <w:p w14:paraId="0DCF19F6" w14:textId="77777777" w:rsidR="00614F51" w:rsidRPr="0093348E" w:rsidRDefault="00614F51" w:rsidP="00B40EBF"/>
    <w:p w14:paraId="13F1E891" w14:textId="26898A82" w:rsidR="00740F79" w:rsidRPr="0093348E" w:rsidRDefault="00740F79" w:rsidP="00740F79">
      <w:pPr>
        <w:pStyle w:val="Heading2"/>
        <w:ind w:left="360"/>
      </w:pPr>
      <w:bookmarkStart w:id="143" w:name="_Toc114436151"/>
      <w:r w:rsidRPr="0093348E">
        <w:t>6.7 Moveable</w:t>
      </w:r>
      <w:bookmarkEnd w:id="143"/>
      <w:r w:rsidRPr="0093348E">
        <w:t xml:space="preserve"> </w:t>
      </w:r>
    </w:p>
    <w:p w14:paraId="4273BCF8" w14:textId="77777777" w:rsidR="00740F79" w:rsidRPr="0093348E" w:rsidRDefault="00740F79" w:rsidP="00FB224F">
      <w:pPr>
        <w:spacing w:line="276" w:lineRule="auto"/>
      </w:pPr>
      <w:r w:rsidRPr="0093348E">
        <w:t>Moveable (resourceID, name, manufacturer, model, year, assetValue, description, resourceStatus)</w:t>
      </w:r>
    </w:p>
    <w:p w14:paraId="6D255C12" w14:textId="77777777" w:rsidR="00740F79" w:rsidRPr="0093348E" w:rsidRDefault="00740F79" w:rsidP="00FB224F">
      <w:pPr>
        <w:spacing w:line="276" w:lineRule="auto"/>
      </w:pPr>
      <w:r w:rsidRPr="0093348E">
        <w:rPr>
          <w:b/>
          <w:bCs/>
        </w:rPr>
        <w:t xml:space="preserve">Primary Key </w:t>
      </w:r>
      <w:r w:rsidRPr="0093348E">
        <w:t>resourceID</w:t>
      </w:r>
    </w:p>
    <w:p w14:paraId="17250970" w14:textId="77777777" w:rsidR="00713B19" w:rsidRPr="0093348E" w:rsidRDefault="00713B19" w:rsidP="00FB224F">
      <w:pPr>
        <w:spacing w:line="276" w:lineRule="auto"/>
      </w:pPr>
      <w:r w:rsidRPr="0093348E">
        <w:t>Functional Dependency</w:t>
      </w:r>
    </w:p>
    <w:p w14:paraId="0DBE85DF" w14:textId="3D911479" w:rsidR="000D70CA" w:rsidRPr="0093348E" w:rsidRDefault="00713B19" w:rsidP="00FB224F">
      <w:pPr>
        <w:pStyle w:val="ListBullet"/>
        <w:spacing w:line="276" w:lineRule="auto"/>
      </w:pPr>
      <w:r w:rsidRPr="0093348E">
        <w:t xml:space="preserve">resourceID </w:t>
      </w:r>
      <w:r w:rsidRPr="0093348E">
        <w:rPr>
          <w:rFonts w:ascii="Wingdings" w:eastAsia="Wingdings" w:hAnsi="Wingdings" w:cs="Wingdings"/>
        </w:rPr>
        <w:t>à</w:t>
      </w:r>
      <w:r w:rsidRPr="0093348E">
        <w:t xml:space="preserve"> </w:t>
      </w:r>
      <w:r w:rsidR="000D70CA" w:rsidRPr="0093348E">
        <w:t xml:space="preserve">name, manufacturer, model, year, assetValue, description, resourceStatus </w:t>
      </w:r>
    </w:p>
    <w:p w14:paraId="11C1A4B9" w14:textId="0CB20A4C" w:rsidR="00713B19" w:rsidRPr="0093348E" w:rsidRDefault="00713B19" w:rsidP="00FB224F">
      <w:pPr>
        <w:pStyle w:val="ListBullet"/>
        <w:numPr>
          <w:ilvl w:val="0"/>
          <w:numId w:val="0"/>
        </w:numPr>
        <w:spacing w:line="276" w:lineRule="auto"/>
      </w:pPr>
      <w:r w:rsidRPr="0093348E">
        <w:t>2</w:t>
      </w:r>
      <w:r w:rsidRPr="0093348E">
        <w:rPr>
          <w:vertAlign w:val="superscript"/>
        </w:rPr>
        <w:t>nd</w:t>
      </w:r>
      <w:r w:rsidRPr="0093348E">
        <w:t xml:space="preserve"> Normal Form</w:t>
      </w:r>
    </w:p>
    <w:p w14:paraId="4CD90EEC" w14:textId="77777777" w:rsidR="00713B19" w:rsidRPr="0093348E" w:rsidRDefault="00713B19" w:rsidP="00FB224F">
      <w:pPr>
        <w:pStyle w:val="ListBullet"/>
        <w:spacing w:line="276" w:lineRule="auto"/>
      </w:pPr>
      <w:r w:rsidRPr="0093348E">
        <w:t>In 1</w:t>
      </w:r>
      <w:r w:rsidRPr="0093348E">
        <w:rPr>
          <w:vertAlign w:val="superscript"/>
        </w:rPr>
        <w:t>st</w:t>
      </w:r>
      <w:r w:rsidRPr="0093348E">
        <w:t xml:space="preserve"> form</w:t>
      </w:r>
    </w:p>
    <w:p w14:paraId="3E1E49AD" w14:textId="77777777" w:rsidR="00713B19" w:rsidRPr="0093348E" w:rsidRDefault="00713B19" w:rsidP="00FB224F">
      <w:pPr>
        <w:pStyle w:val="ListBullet"/>
        <w:spacing w:line="276" w:lineRule="auto"/>
      </w:pPr>
      <w:r w:rsidRPr="0093348E">
        <w:t>Contains no partial dependencies</w:t>
      </w:r>
    </w:p>
    <w:p w14:paraId="2AFD58CD" w14:textId="77777777" w:rsidR="00713B19" w:rsidRPr="0093348E" w:rsidRDefault="00713B19" w:rsidP="00FB224F">
      <w:pPr>
        <w:spacing w:line="276" w:lineRule="auto"/>
      </w:pPr>
      <w:r w:rsidRPr="0093348E">
        <w:t>3</w:t>
      </w:r>
      <w:r w:rsidRPr="0093348E">
        <w:rPr>
          <w:vertAlign w:val="superscript"/>
        </w:rPr>
        <w:t>rd</w:t>
      </w:r>
      <w:r w:rsidRPr="0093348E">
        <w:t xml:space="preserve"> Normal Form</w:t>
      </w:r>
    </w:p>
    <w:p w14:paraId="544479FA" w14:textId="77777777" w:rsidR="00713B19" w:rsidRPr="0093348E" w:rsidRDefault="00713B19" w:rsidP="00FB224F">
      <w:pPr>
        <w:pStyle w:val="ListBullet"/>
        <w:spacing w:line="276" w:lineRule="auto"/>
      </w:pPr>
      <w:r w:rsidRPr="0093348E">
        <w:lastRenderedPageBreak/>
        <w:t>In 1</w:t>
      </w:r>
      <w:r w:rsidRPr="0093348E">
        <w:rPr>
          <w:vertAlign w:val="superscript"/>
        </w:rPr>
        <w:t>st</w:t>
      </w:r>
      <w:r w:rsidRPr="0093348E">
        <w:t>, and 2</w:t>
      </w:r>
      <w:r w:rsidRPr="0093348E">
        <w:rPr>
          <w:vertAlign w:val="superscript"/>
        </w:rPr>
        <w:t>nd</w:t>
      </w:r>
      <w:r w:rsidRPr="0093348E">
        <w:t xml:space="preserve"> form</w:t>
      </w:r>
    </w:p>
    <w:p w14:paraId="62084CED" w14:textId="77777777" w:rsidR="00713B19" w:rsidRPr="0093348E" w:rsidRDefault="00713B19" w:rsidP="00FB224F">
      <w:pPr>
        <w:pStyle w:val="ListBullet"/>
        <w:spacing w:line="276" w:lineRule="auto"/>
      </w:pPr>
      <w:r w:rsidRPr="0093348E">
        <w:t>Contains no functional dependencies</w:t>
      </w:r>
    </w:p>
    <w:p w14:paraId="737C0985" w14:textId="77777777" w:rsidR="00713B19" w:rsidRPr="0093348E" w:rsidRDefault="00713B19" w:rsidP="00FB224F">
      <w:pPr>
        <w:spacing w:line="276" w:lineRule="auto"/>
      </w:pPr>
      <w:r w:rsidRPr="0093348E">
        <w:t>Boyce-Codd Normal Form</w:t>
      </w:r>
    </w:p>
    <w:p w14:paraId="788622F5" w14:textId="77777777" w:rsidR="00713B19" w:rsidRPr="0093348E" w:rsidRDefault="00713B19" w:rsidP="00FB224F">
      <w:pPr>
        <w:pStyle w:val="ListBullet"/>
        <w:spacing w:line="276" w:lineRule="auto"/>
      </w:pPr>
      <w:r w:rsidRPr="0093348E">
        <w:t>In 1</w:t>
      </w:r>
      <w:r w:rsidRPr="0093348E">
        <w:rPr>
          <w:vertAlign w:val="superscript"/>
        </w:rPr>
        <w:t>st</w:t>
      </w:r>
      <w:r w:rsidRPr="0093348E">
        <w:t>, 2</w:t>
      </w:r>
      <w:r w:rsidRPr="0093348E">
        <w:rPr>
          <w:vertAlign w:val="superscript"/>
        </w:rPr>
        <w:t>nd</w:t>
      </w:r>
      <w:r w:rsidRPr="0093348E">
        <w:t>, and 3</w:t>
      </w:r>
      <w:r w:rsidRPr="0093348E">
        <w:rPr>
          <w:vertAlign w:val="superscript"/>
        </w:rPr>
        <w:t>rd</w:t>
      </w:r>
      <w:r w:rsidRPr="0093348E">
        <w:t xml:space="preserve"> form</w:t>
      </w:r>
    </w:p>
    <w:p w14:paraId="4CF803B8" w14:textId="77777777" w:rsidR="00713B19" w:rsidRPr="0093348E" w:rsidRDefault="00713B19" w:rsidP="00FB224F">
      <w:pPr>
        <w:pStyle w:val="ListBullet"/>
        <w:spacing w:line="276" w:lineRule="auto"/>
      </w:pPr>
      <w:r w:rsidRPr="0093348E">
        <w:t>Every functional dependency is a candidate key</w:t>
      </w:r>
    </w:p>
    <w:p w14:paraId="61B38747" w14:textId="77777777" w:rsidR="00713B19" w:rsidRPr="0093348E" w:rsidRDefault="00713B19" w:rsidP="00FB224F">
      <w:pPr>
        <w:spacing w:line="276" w:lineRule="auto"/>
      </w:pPr>
      <w:r w:rsidRPr="0093348E">
        <w:t>Therefore:</w:t>
      </w:r>
    </w:p>
    <w:p w14:paraId="3F599C0A" w14:textId="3D2A3088" w:rsidR="00713B19" w:rsidRPr="0093348E" w:rsidRDefault="00D370FD" w:rsidP="00FB224F">
      <w:pPr>
        <w:pStyle w:val="ListBullet"/>
        <w:spacing w:line="276" w:lineRule="auto"/>
      </w:pPr>
      <w:r w:rsidRPr="0093348E">
        <w:t>Moveable</w:t>
      </w:r>
      <w:r w:rsidR="00713B19" w:rsidRPr="0093348E">
        <w:t xml:space="preserve"> is in Boyce-Codd Form</w:t>
      </w:r>
    </w:p>
    <w:p w14:paraId="4D022940" w14:textId="77777777" w:rsidR="00614F51" w:rsidRPr="0093348E" w:rsidRDefault="00614F51" w:rsidP="00B40EBF"/>
    <w:p w14:paraId="4D4A008B" w14:textId="04DE5DC4" w:rsidR="00740F79" w:rsidRPr="0093348E" w:rsidRDefault="00740F79" w:rsidP="00740F79">
      <w:pPr>
        <w:pStyle w:val="Heading2"/>
        <w:ind w:left="360"/>
      </w:pPr>
      <w:bookmarkStart w:id="144" w:name="_Toc114436152"/>
      <w:r w:rsidRPr="0093348E">
        <w:t>6.8 Immovable</w:t>
      </w:r>
      <w:bookmarkEnd w:id="144"/>
    </w:p>
    <w:p w14:paraId="2B03C4D1" w14:textId="77777777" w:rsidR="00740F79" w:rsidRPr="0093348E" w:rsidRDefault="00740F79" w:rsidP="00FB224F">
      <w:pPr>
        <w:spacing w:line="276" w:lineRule="auto"/>
      </w:pPr>
      <w:r w:rsidRPr="0093348E">
        <w:t>Immovable (resourceID, capacity, description, resourceStatus)</w:t>
      </w:r>
    </w:p>
    <w:p w14:paraId="4AA2441E" w14:textId="77777777" w:rsidR="00740F79" w:rsidRPr="0093348E" w:rsidRDefault="00740F79" w:rsidP="00FB224F">
      <w:pPr>
        <w:spacing w:line="276" w:lineRule="auto"/>
      </w:pPr>
      <w:r w:rsidRPr="0093348E">
        <w:rPr>
          <w:b/>
          <w:bCs/>
        </w:rPr>
        <w:t xml:space="preserve">Primary Key </w:t>
      </w:r>
      <w:r w:rsidRPr="0093348E">
        <w:t>resourceID</w:t>
      </w:r>
    </w:p>
    <w:p w14:paraId="695ED39F" w14:textId="77777777" w:rsidR="000D70CA" w:rsidRDefault="000D70CA" w:rsidP="00FB224F">
      <w:pPr>
        <w:spacing w:line="276" w:lineRule="auto"/>
      </w:pPr>
      <w:r w:rsidRPr="0093348E">
        <w:t>Functional Dependency</w:t>
      </w:r>
    </w:p>
    <w:p w14:paraId="13F9B4B0" w14:textId="77777777" w:rsidR="00D370FD" w:rsidRDefault="000D70CA" w:rsidP="00FB224F">
      <w:pPr>
        <w:pStyle w:val="ListBullet"/>
        <w:spacing w:line="276" w:lineRule="auto"/>
      </w:pPr>
      <w:r>
        <w:t xml:space="preserve">resourceID </w:t>
      </w:r>
      <w:r>
        <w:rPr>
          <w:rFonts w:ascii="Wingdings" w:eastAsia="Wingdings" w:hAnsi="Wingdings" w:cs="Wingdings"/>
        </w:rPr>
        <w:t>à</w:t>
      </w:r>
      <w:r>
        <w:t xml:space="preserve"> </w:t>
      </w:r>
      <w:r w:rsidR="00D370FD">
        <w:t xml:space="preserve">capacity, description, resourceStatus </w:t>
      </w:r>
    </w:p>
    <w:p w14:paraId="14455F46" w14:textId="3D7A32C0" w:rsidR="000D70CA" w:rsidRDefault="000D70CA" w:rsidP="00FB224F">
      <w:pPr>
        <w:pStyle w:val="ListBullet"/>
        <w:numPr>
          <w:ilvl w:val="0"/>
          <w:numId w:val="0"/>
        </w:numPr>
        <w:spacing w:line="276" w:lineRule="auto"/>
      </w:pPr>
      <w:r>
        <w:t>2</w:t>
      </w:r>
      <w:r w:rsidRPr="00D370FD">
        <w:rPr>
          <w:vertAlign w:val="superscript"/>
        </w:rPr>
        <w:t>nd</w:t>
      </w:r>
      <w:r>
        <w:t xml:space="preserve"> Normal Form</w:t>
      </w:r>
    </w:p>
    <w:p w14:paraId="4464C331" w14:textId="77777777" w:rsidR="000D70CA" w:rsidRDefault="000D70CA" w:rsidP="00FB224F">
      <w:pPr>
        <w:pStyle w:val="ListBullet"/>
        <w:spacing w:line="276" w:lineRule="auto"/>
      </w:pPr>
      <w:r>
        <w:t>In 1</w:t>
      </w:r>
      <w:r w:rsidRPr="0090794D">
        <w:rPr>
          <w:vertAlign w:val="superscript"/>
        </w:rPr>
        <w:t>st</w:t>
      </w:r>
      <w:r>
        <w:t xml:space="preserve"> form</w:t>
      </w:r>
    </w:p>
    <w:p w14:paraId="68A10292" w14:textId="77777777" w:rsidR="000D70CA" w:rsidRDefault="000D70CA" w:rsidP="00FB224F">
      <w:pPr>
        <w:pStyle w:val="ListBullet"/>
        <w:spacing w:line="276" w:lineRule="auto"/>
      </w:pPr>
      <w:r>
        <w:t>Contains no partial dependencies</w:t>
      </w:r>
    </w:p>
    <w:p w14:paraId="03EC77BB" w14:textId="77777777" w:rsidR="000D70CA" w:rsidRDefault="000D70CA" w:rsidP="00FB224F">
      <w:pPr>
        <w:spacing w:line="276" w:lineRule="auto"/>
      </w:pPr>
      <w:r>
        <w:t>3</w:t>
      </w:r>
      <w:r w:rsidRPr="00222235">
        <w:rPr>
          <w:vertAlign w:val="superscript"/>
        </w:rPr>
        <w:t>rd</w:t>
      </w:r>
      <w:r>
        <w:t xml:space="preserve"> Normal Form</w:t>
      </w:r>
    </w:p>
    <w:p w14:paraId="21B9E87F" w14:textId="77777777" w:rsidR="000D70CA" w:rsidRDefault="000D70CA" w:rsidP="00FB224F">
      <w:pPr>
        <w:pStyle w:val="ListBullet"/>
        <w:spacing w:line="276" w:lineRule="auto"/>
      </w:pPr>
      <w:r>
        <w:t>In 1</w:t>
      </w:r>
      <w:r w:rsidRPr="00093186">
        <w:rPr>
          <w:vertAlign w:val="superscript"/>
        </w:rPr>
        <w:t>st</w:t>
      </w:r>
      <w:r>
        <w:t>, and 2</w:t>
      </w:r>
      <w:r w:rsidRPr="0090794D">
        <w:rPr>
          <w:vertAlign w:val="superscript"/>
        </w:rPr>
        <w:t>nd</w:t>
      </w:r>
      <w:r>
        <w:t xml:space="preserve"> form</w:t>
      </w:r>
    </w:p>
    <w:p w14:paraId="74192660" w14:textId="77777777" w:rsidR="000D70CA" w:rsidRDefault="000D70CA" w:rsidP="00FB224F">
      <w:pPr>
        <w:pStyle w:val="ListBullet"/>
        <w:spacing w:line="276" w:lineRule="auto"/>
      </w:pPr>
      <w:r>
        <w:t>Contains no functional dependencies</w:t>
      </w:r>
    </w:p>
    <w:p w14:paraId="03E233B4" w14:textId="77777777" w:rsidR="000D70CA" w:rsidRDefault="000D70CA" w:rsidP="00FB224F">
      <w:pPr>
        <w:spacing w:line="276" w:lineRule="auto"/>
      </w:pPr>
      <w:r>
        <w:t>Boyce-Codd Normal Form</w:t>
      </w:r>
    </w:p>
    <w:p w14:paraId="17E63990" w14:textId="77777777" w:rsidR="000D70CA" w:rsidRDefault="000D70CA" w:rsidP="00FB224F">
      <w:pPr>
        <w:pStyle w:val="ListBullet"/>
        <w:spacing w:line="276" w:lineRule="auto"/>
      </w:pPr>
      <w:r>
        <w:t>In 1</w:t>
      </w:r>
      <w:r w:rsidRPr="00093186">
        <w:rPr>
          <w:vertAlign w:val="superscript"/>
        </w:rPr>
        <w:t>st</w:t>
      </w:r>
      <w:r>
        <w:t>, 2</w:t>
      </w:r>
      <w:r w:rsidRPr="00093186">
        <w:rPr>
          <w:vertAlign w:val="superscript"/>
        </w:rPr>
        <w:t>nd</w:t>
      </w:r>
      <w:r>
        <w:t>, and 3</w:t>
      </w:r>
      <w:r w:rsidRPr="00093186">
        <w:rPr>
          <w:vertAlign w:val="superscript"/>
        </w:rPr>
        <w:t>rd</w:t>
      </w:r>
      <w:r>
        <w:t xml:space="preserve"> form</w:t>
      </w:r>
    </w:p>
    <w:p w14:paraId="763B137D" w14:textId="77777777" w:rsidR="000D70CA" w:rsidRDefault="000D70CA" w:rsidP="00FB224F">
      <w:pPr>
        <w:pStyle w:val="ListBullet"/>
        <w:spacing w:line="276" w:lineRule="auto"/>
      </w:pPr>
      <w:r>
        <w:t>Every functional dependency is a candidate key</w:t>
      </w:r>
    </w:p>
    <w:p w14:paraId="53679BDE" w14:textId="77777777" w:rsidR="000D70CA" w:rsidRDefault="000D70CA" w:rsidP="00FB224F">
      <w:pPr>
        <w:spacing w:line="276" w:lineRule="auto"/>
      </w:pPr>
      <w:r>
        <w:t>Therefore:</w:t>
      </w:r>
    </w:p>
    <w:p w14:paraId="48D37E6C" w14:textId="5E5FC593" w:rsidR="000D70CA" w:rsidRPr="006B24E8" w:rsidRDefault="00D370FD" w:rsidP="00FB224F">
      <w:pPr>
        <w:pStyle w:val="ListBullet"/>
        <w:spacing w:line="276" w:lineRule="auto"/>
      </w:pPr>
      <w:r>
        <w:t>Immovable is</w:t>
      </w:r>
      <w:r w:rsidR="000D70CA">
        <w:t xml:space="preserve"> in Boyce-Codd Form</w:t>
      </w:r>
    </w:p>
    <w:p w14:paraId="23C2D01D" w14:textId="18C2EF3B" w:rsidR="00740F79" w:rsidRDefault="00740F79" w:rsidP="00740F79">
      <w:pPr>
        <w:pStyle w:val="Heading2"/>
        <w:ind w:left="360"/>
      </w:pPr>
      <w:bookmarkStart w:id="145" w:name="_Toc114436153"/>
      <w:r>
        <w:t xml:space="preserve">6.9 </w:t>
      </w:r>
      <w:r w:rsidRPr="00AB5FB1">
        <w:t>Resource</w:t>
      </w:r>
      <w:bookmarkEnd w:id="145"/>
    </w:p>
    <w:p w14:paraId="03B69F9D" w14:textId="77777777" w:rsidR="00740F79" w:rsidRDefault="00740F79" w:rsidP="00FB224F">
      <w:pPr>
        <w:spacing w:line="276" w:lineRule="auto"/>
      </w:pPr>
      <w:r>
        <w:t>Resource (resourceID, description, resourceStatus)</w:t>
      </w:r>
    </w:p>
    <w:p w14:paraId="1015EA8F" w14:textId="77777777" w:rsidR="00740F79" w:rsidRDefault="00740F79" w:rsidP="00FB224F">
      <w:pPr>
        <w:spacing w:line="276" w:lineRule="auto"/>
      </w:pPr>
      <w:r>
        <w:rPr>
          <w:b/>
          <w:bCs/>
        </w:rPr>
        <w:t xml:space="preserve">Primary Key </w:t>
      </w:r>
      <w:r>
        <w:t>resourceID</w:t>
      </w:r>
    </w:p>
    <w:p w14:paraId="4C517357" w14:textId="77777777" w:rsidR="00D370FD" w:rsidRDefault="00D370FD" w:rsidP="00FB224F">
      <w:pPr>
        <w:spacing w:line="276" w:lineRule="auto"/>
      </w:pPr>
      <w:r>
        <w:t>Functional Dependency</w:t>
      </w:r>
    </w:p>
    <w:p w14:paraId="6BC2AF03" w14:textId="7F74C073" w:rsidR="00D370FD" w:rsidRDefault="00D370FD" w:rsidP="00FB224F">
      <w:pPr>
        <w:pStyle w:val="ListBullet"/>
        <w:spacing w:line="276" w:lineRule="auto"/>
      </w:pPr>
      <w:r>
        <w:t xml:space="preserve">resourceID </w:t>
      </w:r>
      <w:r>
        <w:rPr>
          <w:rFonts w:ascii="Wingdings" w:eastAsia="Wingdings" w:hAnsi="Wingdings" w:cs="Wingdings"/>
        </w:rPr>
        <w:t>à</w:t>
      </w:r>
      <w:r w:rsidR="005C4F83">
        <w:t xml:space="preserve"> </w:t>
      </w:r>
      <w:r>
        <w:t xml:space="preserve">description, resourceStatus </w:t>
      </w:r>
    </w:p>
    <w:p w14:paraId="26C10133" w14:textId="77777777" w:rsidR="00D370FD" w:rsidRDefault="00D370FD" w:rsidP="00FB224F">
      <w:pPr>
        <w:pStyle w:val="ListBullet"/>
        <w:numPr>
          <w:ilvl w:val="0"/>
          <w:numId w:val="0"/>
        </w:numPr>
        <w:spacing w:line="276" w:lineRule="auto"/>
      </w:pPr>
      <w:r>
        <w:t>2</w:t>
      </w:r>
      <w:r w:rsidRPr="00D370FD">
        <w:rPr>
          <w:vertAlign w:val="superscript"/>
        </w:rPr>
        <w:t>nd</w:t>
      </w:r>
      <w:r>
        <w:t xml:space="preserve"> Normal Form</w:t>
      </w:r>
    </w:p>
    <w:p w14:paraId="5557C5C9" w14:textId="77777777" w:rsidR="00D370FD" w:rsidRDefault="00D370FD" w:rsidP="00FB224F">
      <w:pPr>
        <w:pStyle w:val="ListBullet"/>
        <w:spacing w:line="276" w:lineRule="auto"/>
      </w:pPr>
      <w:r>
        <w:t>In 1</w:t>
      </w:r>
      <w:r w:rsidRPr="0090794D">
        <w:rPr>
          <w:vertAlign w:val="superscript"/>
        </w:rPr>
        <w:t>st</w:t>
      </w:r>
      <w:r>
        <w:t xml:space="preserve"> form</w:t>
      </w:r>
    </w:p>
    <w:p w14:paraId="234B9C11" w14:textId="77777777" w:rsidR="00D370FD" w:rsidRDefault="00D370FD" w:rsidP="00FB224F">
      <w:pPr>
        <w:pStyle w:val="ListBullet"/>
        <w:spacing w:line="276" w:lineRule="auto"/>
      </w:pPr>
      <w:r>
        <w:t>Contains no partial dependencies</w:t>
      </w:r>
    </w:p>
    <w:p w14:paraId="26AF0F2B" w14:textId="77777777" w:rsidR="00D370FD" w:rsidRDefault="00D370FD" w:rsidP="00FB224F">
      <w:pPr>
        <w:spacing w:line="276" w:lineRule="auto"/>
      </w:pPr>
      <w:r>
        <w:t>3</w:t>
      </w:r>
      <w:r w:rsidRPr="00222235">
        <w:rPr>
          <w:vertAlign w:val="superscript"/>
        </w:rPr>
        <w:t>rd</w:t>
      </w:r>
      <w:r>
        <w:t xml:space="preserve"> Normal Form</w:t>
      </w:r>
    </w:p>
    <w:p w14:paraId="24E5BA0B" w14:textId="77777777" w:rsidR="00D370FD" w:rsidRDefault="00D370FD" w:rsidP="00FB224F">
      <w:pPr>
        <w:pStyle w:val="ListBullet"/>
        <w:spacing w:line="276" w:lineRule="auto"/>
      </w:pPr>
      <w:r>
        <w:lastRenderedPageBreak/>
        <w:t>In 1</w:t>
      </w:r>
      <w:r w:rsidRPr="00093186">
        <w:rPr>
          <w:vertAlign w:val="superscript"/>
        </w:rPr>
        <w:t>st</w:t>
      </w:r>
      <w:r>
        <w:t>, and 2</w:t>
      </w:r>
      <w:r w:rsidRPr="0090794D">
        <w:rPr>
          <w:vertAlign w:val="superscript"/>
        </w:rPr>
        <w:t>nd</w:t>
      </w:r>
      <w:r>
        <w:t xml:space="preserve"> form</w:t>
      </w:r>
    </w:p>
    <w:p w14:paraId="1C1EEE2C" w14:textId="77777777" w:rsidR="00D370FD" w:rsidRDefault="00D370FD" w:rsidP="00FB224F">
      <w:pPr>
        <w:pStyle w:val="ListBullet"/>
        <w:spacing w:line="276" w:lineRule="auto"/>
      </w:pPr>
      <w:r>
        <w:t>Contains no functional dependencies</w:t>
      </w:r>
    </w:p>
    <w:p w14:paraId="69A3CDF9" w14:textId="77777777" w:rsidR="00D370FD" w:rsidRDefault="00D370FD" w:rsidP="00FB224F">
      <w:pPr>
        <w:spacing w:line="276" w:lineRule="auto"/>
      </w:pPr>
      <w:r>
        <w:t>Boyce-Codd Normal Form</w:t>
      </w:r>
    </w:p>
    <w:p w14:paraId="4C21A7F1" w14:textId="77777777" w:rsidR="00D370FD" w:rsidRDefault="00D370FD" w:rsidP="00FB224F">
      <w:pPr>
        <w:pStyle w:val="ListBullet"/>
        <w:spacing w:line="276" w:lineRule="auto"/>
      </w:pPr>
      <w:r>
        <w:t>In 1</w:t>
      </w:r>
      <w:r w:rsidRPr="00093186">
        <w:rPr>
          <w:vertAlign w:val="superscript"/>
        </w:rPr>
        <w:t>st</w:t>
      </w:r>
      <w:r>
        <w:t>, 2</w:t>
      </w:r>
      <w:r w:rsidRPr="00093186">
        <w:rPr>
          <w:vertAlign w:val="superscript"/>
        </w:rPr>
        <w:t>nd</w:t>
      </w:r>
      <w:r>
        <w:t>, and 3</w:t>
      </w:r>
      <w:r w:rsidRPr="00093186">
        <w:rPr>
          <w:vertAlign w:val="superscript"/>
        </w:rPr>
        <w:t>rd</w:t>
      </w:r>
      <w:r>
        <w:t xml:space="preserve"> form</w:t>
      </w:r>
    </w:p>
    <w:p w14:paraId="4234A443" w14:textId="77777777" w:rsidR="00D370FD" w:rsidRDefault="00D370FD" w:rsidP="00FB224F">
      <w:pPr>
        <w:pStyle w:val="ListBullet"/>
        <w:spacing w:line="276" w:lineRule="auto"/>
      </w:pPr>
      <w:r>
        <w:t>Every functional dependency is a candidate key</w:t>
      </w:r>
    </w:p>
    <w:p w14:paraId="788E84C4" w14:textId="77777777" w:rsidR="00D370FD" w:rsidRDefault="00D370FD" w:rsidP="00FB224F">
      <w:pPr>
        <w:spacing w:line="276" w:lineRule="auto"/>
      </w:pPr>
      <w:r>
        <w:t>Therefore:</w:t>
      </w:r>
    </w:p>
    <w:p w14:paraId="0E8838A9" w14:textId="491B1333" w:rsidR="00D370FD" w:rsidRPr="006B24E8" w:rsidRDefault="005C4F83" w:rsidP="00FB224F">
      <w:pPr>
        <w:pStyle w:val="ListBullet"/>
        <w:spacing w:line="276" w:lineRule="auto"/>
      </w:pPr>
      <w:r>
        <w:t>Resource</w:t>
      </w:r>
      <w:r w:rsidR="00D370FD">
        <w:t xml:space="preserve"> is in Boyce-Codd Form</w:t>
      </w:r>
    </w:p>
    <w:p w14:paraId="795BF492" w14:textId="77777777" w:rsidR="00614F51" w:rsidRPr="006B24E8" w:rsidRDefault="00614F51" w:rsidP="00B40EBF"/>
    <w:p w14:paraId="33D41CFB" w14:textId="51B1BD4C" w:rsidR="00740F79" w:rsidRDefault="00740F79" w:rsidP="00740F79">
      <w:pPr>
        <w:pStyle w:val="Heading2"/>
        <w:ind w:left="360"/>
      </w:pPr>
      <w:bookmarkStart w:id="146" w:name="_Toc114436154"/>
      <w:r>
        <w:t>6.10 Location</w:t>
      </w:r>
      <w:bookmarkEnd w:id="146"/>
    </w:p>
    <w:p w14:paraId="6B68A964" w14:textId="77777777" w:rsidR="00740F79" w:rsidRPr="002A51BF" w:rsidRDefault="00740F79" w:rsidP="00FB224F">
      <w:pPr>
        <w:spacing w:line="276" w:lineRule="auto"/>
      </w:pPr>
      <w:r w:rsidRPr="002A51BF">
        <w:t>Location (locationID, resourceID, campus, building, room)</w:t>
      </w:r>
    </w:p>
    <w:p w14:paraId="293743DC" w14:textId="77777777" w:rsidR="00740F79" w:rsidRPr="002A51BF" w:rsidRDefault="00740F79" w:rsidP="00FB224F">
      <w:pPr>
        <w:spacing w:line="276" w:lineRule="auto"/>
      </w:pPr>
      <w:r w:rsidRPr="002A51BF">
        <w:rPr>
          <w:b/>
          <w:bCs/>
        </w:rPr>
        <w:t>Primary Key</w:t>
      </w:r>
      <w:r w:rsidRPr="002A51BF">
        <w:t xml:space="preserve"> locationID</w:t>
      </w:r>
    </w:p>
    <w:p w14:paraId="4833235E" w14:textId="77777777" w:rsidR="00740F79" w:rsidRPr="002A51BF" w:rsidRDefault="00740F79" w:rsidP="00FB224F">
      <w:pPr>
        <w:spacing w:line="276" w:lineRule="auto"/>
      </w:pPr>
      <w:r w:rsidRPr="002A51BF">
        <w:rPr>
          <w:b/>
          <w:bCs/>
        </w:rPr>
        <w:t>Foreign Key</w:t>
      </w:r>
      <w:r w:rsidRPr="002A51BF">
        <w:t xml:space="preserve"> resourceID references Resource (resourceID)</w:t>
      </w:r>
    </w:p>
    <w:p w14:paraId="013C2D15" w14:textId="77777777" w:rsidR="005C4F83" w:rsidRPr="002A51BF" w:rsidRDefault="005C4F83" w:rsidP="00FB224F">
      <w:pPr>
        <w:spacing w:line="276" w:lineRule="auto"/>
      </w:pPr>
      <w:r w:rsidRPr="002A51BF">
        <w:t>Functional Dependency</w:t>
      </w:r>
    </w:p>
    <w:p w14:paraId="3F818A03" w14:textId="724F985E" w:rsidR="005C4F83" w:rsidRPr="002A51BF" w:rsidRDefault="005C4F83" w:rsidP="00FB224F">
      <w:pPr>
        <w:pStyle w:val="ListBullet"/>
        <w:spacing w:line="276" w:lineRule="auto"/>
      </w:pPr>
      <w:r w:rsidRPr="002A51BF">
        <w:t xml:space="preserve">locationID, resourceID </w:t>
      </w:r>
      <w:r w:rsidRPr="002A51BF">
        <w:rPr>
          <w:rFonts w:ascii="Wingdings" w:eastAsia="Wingdings" w:hAnsi="Wingdings" w:cs="Wingdings"/>
        </w:rPr>
        <w:t>à</w:t>
      </w:r>
      <w:r w:rsidRPr="002A51BF">
        <w:t xml:space="preserve"> campus, building, room</w:t>
      </w:r>
    </w:p>
    <w:p w14:paraId="67986DE1" w14:textId="77777777" w:rsidR="005C4F83" w:rsidRPr="002A51BF" w:rsidRDefault="005C4F83" w:rsidP="00FB224F">
      <w:pPr>
        <w:pStyle w:val="ListBullet"/>
        <w:spacing w:line="276" w:lineRule="auto"/>
      </w:pPr>
      <w:r w:rsidRPr="002A51BF">
        <w:t>In 1</w:t>
      </w:r>
      <w:r w:rsidRPr="002A51BF">
        <w:rPr>
          <w:vertAlign w:val="superscript"/>
        </w:rPr>
        <w:t>st</w:t>
      </w:r>
      <w:r w:rsidRPr="002A51BF">
        <w:t xml:space="preserve"> form</w:t>
      </w:r>
    </w:p>
    <w:p w14:paraId="5DBC33F1" w14:textId="77777777" w:rsidR="005C4F83" w:rsidRPr="002A51BF" w:rsidRDefault="005C4F83" w:rsidP="00FB224F">
      <w:pPr>
        <w:pStyle w:val="ListBullet"/>
        <w:spacing w:line="276" w:lineRule="auto"/>
      </w:pPr>
      <w:r w:rsidRPr="002A51BF">
        <w:t>Contains no partial dependencies</w:t>
      </w:r>
    </w:p>
    <w:p w14:paraId="18219146" w14:textId="77777777" w:rsidR="005C4F83" w:rsidRPr="002A51BF" w:rsidRDefault="005C4F83" w:rsidP="00FB224F">
      <w:pPr>
        <w:spacing w:line="276" w:lineRule="auto"/>
      </w:pPr>
      <w:r w:rsidRPr="002A51BF">
        <w:t>3</w:t>
      </w:r>
      <w:r w:rsidRPr="002A51BF">
        <w:rPr>
          <w:vertAlign w:val="superscript"/>
        </w:rPr>
        <w:t>rd</w:t>
      </w:r>
      <w:r w:rsidRPr="002A51BF">
        <w:t xml:space="preserve"> Normal Form</w:t>
      </w:r>
    </w:p>
    <w:p w14:paraId="5ACEF369" w14:textId="77777777" w:rsidR="005C4F83" w:rsidRPr="002A51BF" w:rsidRDefault="005C4F83" w:rsidP="00FB224F">
      <w:pPr>
        <w:pStyle w:val="ListBullet"/>
        <w:spacing w:line="276" w:lineRule="auto"/>
      </w:pPr>
      <w:r w:rsidRPr="002A51BF">
        <w:t>In 1</w:t>
      </w:r>
      <w:r w:rsidRPr="002A51BF">
        <w:rPr>
          <w:vertAlign w:val="superscript"/>
        </w:rPr>
        <w:t>st</w:t>
      </w:r>
      <w:r w:rsidRPr="002A51BF">
        <w:t>, and 2</w:t>
      </w:r>
      <w:r w:rsidRPr="002A51BF">
        <w:rPr>
          <w:vertAlign w:val="superscript"/>
        </w:rPr>
        <w:t>nd</w:t>
      </w:r>
      <w:r w:rsidRPr="002A51BF">
        <w:t xml:space="preserve"> form</w:t>
      </w:r>
    </w:p>
    <w:p w14:paraId="505CD9D6" w14:textId="77777777" w:rsidR="005C4F83" w:rsidRPr="002A51BF" w:rsidRDefault="005C4F83" w:rsidP="00FB224F">
      <w:pPr>
        <w:pStyle w:val="ListBullet"/>
        <w:spacing w:line="276" w:lineRule="auto"/>
      </w:pPr>
      <w:r w:rsidRPr="002A51BF">
        <w:t>Contains no functional dependencies</w:t>
      </w:r>
    </w:p>
    <w:p w14:paraId="151DC6A7" w14:textId="77777777" w:rsidR="005C4F83" w:rsidRPr="002A51BF" w:rsidRDefault="005C4F83" w:rsidP="00FB224F">
      <w:pPr>
        <w:spacing w:line="276" w:lineRule="auto"/>
      </w:pPr>
      <w:r w:rsidRPr="002A51BF">
        <w:t>Boyce-Codd Normal Form</w:t>
      </w:r>
    </w:p>
    <w:p w14:paraId="325ABB54" w14:textId="77777777" w:rsidR="005C4F83" w:rsidRPr="002A51BF" w:rsidRDefault="005C4F83" w:rsidP="00FB224F">
      <w:pPr>
        <w:pStyle w:val="ListBullet"/>
        <w:spacing w:line="276" w:lineRule="auto"/>
      </w:pPr>
      <w:r w:rsidRPr="002A51BF">
        <w:t>In 1</w:t>
      </w:r>
      <w:r w:rsidRPr="002A51BF">
        <w:rPr>
          <w:vertAlign w:val="superscript"/>
        </w:rPr>
        <w:t>st</w:t>
      </w:r>
      <w:r w:rsidRPr="002A51BF">
        <w:t>, 2</w:t>
      </w:r>
      <w:r w:rsidRPr="002A51BF">
        <w:rPr>
          <w:vertAlign w:val="superscript"/>
        </w:rPr>
        <w:t>nd</w:t>
      </w:r>
      <w:r w:rsidRPr="002A51BF">
        <w:t>, and 3</w:t>
      </w:r>
      <w:r w:rsidRPr="002A51BF">
        <w:rPr>
          <w:vertAlign w:val="superscript"/>
        </w:rPr>
        <w:t>rd</w:t>
      </w:r>
      <w:r w:rsidRPr="002A51BF">
        <w:t xml:space="preserve"> form</w:t>
      </w:r>
    </w:p>
    <w:p w14:paraId="5DD14401" w14:textId="77777777" w:rsidR="005C4F83" w:rsidRPr="002A51BF" w:rsidRDefault="005C4F83" w:rsidP="00FB224F">
      <w:pPr>
        <w:pStyle w:val="ListBullet"/>
        <w:spacing w:line="276" w:lineRule="auto"/>
      </w:pPr>
      <w:r w:rsidRPr="002A51BF">
        <w:t>Every functional dependency is a candidate key</w:t>
      </w:r>
    </w:p>
    <w:p w14:paraId="402AC6EF" w14:textId="77777777" w:rsidR="005C4F83" w:rsidRPr="002A51BF" w:rsidRDefault="005C4F83" w:rsidP="00FB224F">
      <w:pPr>
        <w:spacing w:line="276" w:lineRule="auto"/>
      </w:pPr>
      <w:r w:rsidRPr="002A51BF">
        <w:t>Therefore:</w:t>
      </w:r>
    </w:p>
    <w:p w14:paraId="441EA03B" w14:textId="26E5B44D" w:rsidR="005C4F83" w:rsidRPr="002A51BF" w:rsidRDefault="005C4F83" w:rsidP="00FB224F">
      <w:pPr>
        <w:pStyle w:val="ListBullet"/>
        <w:spacing w:line="276" w:lineRule="auto"/>
      </w:pPr>
      <w:r w:rsidRPr="002A51BF">
        <w:t>Location is in Boyce-Codd Form</w:t>
      </w:r>
    </w:p>
    <w:p w14:paraId="17B023B2" w14:textId="77777777" w:rsidR="00614F51" w:rsidRPr="006B24E8" w:rsidRDefault="00614F51" w:rsidP="00B40EBF"/>
    <w:p w14:paraId="6CE09BD2" w14:textId="6DF385B8" w:rsidR="00740F79" w:rsidRDefault="00740F79" w:rsidP="00740F79">
      <w:pPr>
        <w:pStyle w:val="Heading2"/>
        <w:ind w:left="360"/>
        <w:rPr>
          <w:noProof/>
        </w:rPr>
      </w:pPr>
      <w:bookmarkStart w:id="147" w:name="_Toc114436155"/>
      <w:r>
        <w:rPr>
          <w:noProof/>
        </w:rPr>
        <w:t xml:space="preserve">6.11 </w:t>
      </w:r>
      <w:r w:rsidRPr="00AB5FB1">
        <w:rPr>
          <w:noProof/>
        </w:rPr>
        <w:t>Category</w:t>
      </w:r>
      <w:bookmarkEnd w:id="147"/>
    </w:p>
    <w:p w14:paraId="7FC6BCD9" w14:textId="3F2A818D" w:rsidR="00740F79" w:rsidRDefault="00740F79" w:rsidP="00FB224F">
      <w:pPr>
        <w:spacing w:line="276" w:lineRule="auto"/>
      </w:pPr>
      <w:r>
        <w:t>Category (code,</w:t>
      </w:r>
      <w:r w:rsidRPr="00E920B0">
        <w:t xml:space="preserve"> </w:t>
      </w:r>
      <w:r>
        <w:t>resourceID, name, description, durationDays, durationHours)</w:t>
      </w:r>
    </w:p>
    <w:p w14:paraId="0647D0E3" w14:textId="77777777" w:rsidR="00740F79" w:rsidRDefault="00740F79" w:rsidP="00FB224F">
      <w:pPr>
        <w:spacing w:line="276" w:lineRule="auto"/>
      </w:pPr>
      <w:r>
        <w:rPr>
          <w:b/>
          <w:bCs/>
        </w:rPr>
        <w:t>Primary Key</w:t>
      </w:r>
      <w:r>
        <w:t xml:space="preserve"> code</w:t>
      </w:r>
    </w:p>
    <w:p w14:paraId="0C255847" w14:textId="77777777" w:rsidR="00740F79" w:rsidRDefault="00740F79" w:rsidP="00FB224F">
      <w:pPr>
        <w:spacing w:line="276" w:lineRule="auto"/>
      </w:pPr>
      <w:r w:rsidRPr="001A3ED6">
        <w:rPr>
          <w:b/>
          <w:bCs/>
        </w:rPr>
        <w:t>Foreign Key</w:t>
      </w:r>
      <w:r>
        <w:t xml:space="preserve"> resourceID references Resource (resourceID)</w:t>
      </w:r>
    </w:p>
    <w:p w14:paraId="0FB85E08" w14:textId="77777777" w:rsidR="00740F79" w:rsidRPr="009E7A3D" w:rsidRDefault="00740F79" w:rsidP="00FB224F">
      <w:pPr>
        <w:spacing w:line="276" w:lineRule="auto"/>
        <w:rPr>
          <w:b/>
          <w:bCs/>
        </w:rPr>
      </w:pPr>
      <w:r w:rsidRPr="009E7A3D">
        <w:rPr>
          <w:b/>
          <w:bCs/>
        </w:rPr>
        <w:t>ON UPDATE CASCADE, ON DELETE NO ACTION</w:t>
      </w:r>
    </w:p>
    <w:p w14:paraId="63205D4F" w14:textId="77777777" w:rsidR="005C4F83" w:rsidRDefault="005C4F83" w:rsidP="00FB224F">
      <w:pPr>
        <w:spacing w:line="276" w:lineRule="auto"/>
      </w:pPr>
      <w:r>
        <w:t>Functional Dependency</w:t>
      </w:r>
    </w:p>
    <w:p w14:paraId="6BA88FF1" w14:textId="4FD973D3" w:rsidR="005C4F83" w:rsidRDefault="005C4F83" w:rsidP="00FB224F">
      <w:pPr>
        <w:pStyle w:val="ListBullet"/>
        <w:spacing w:line="276" w:lineRule="auto"/>
      </w:pPr>
      <w:r>
        <w:t xml:space="preserve">code, resourceID </w:t>
      </w:r>
      <w:r>
        <w:rPr>
          <w:rFonts w:ascii="Wingdings" w:eastAsia="Wingdings" w:hAnsi="Wingdings" w:cs="Wingdings"/>
        </w:rPr>
        <w:t>à</w:t>
      </w:r>
      <w:r>
        <w:t xml:space="preserve"> name, description, durationDays, durationHours</w:t>
      </w:r>
    </w:p>
    <w:p w14:paraId="3CA6EE23" w14:textId="77777777" w:rsidR="005C4F83" w:rsidRDefault="005C4F83" w:rsidP="00FB224F">
      <w:pPr>
        <w:pStyle w:val="ListBullet"/>
        <w:numPr>
          <w:ilvl w:val="0"/>
          <w:numId w:val="0"/>
        </w:numPr>
        <w:spacing w:line="276" w:lineRule="auto"/>
      </w:pPr>
      <w:r>
        <w:lastRenderedPageBreak/>
        <w:t>2</w:t>
      </w:r>
      <w:r w:rsidRPr="00D370FD">
        <w:rPr>
          <w:vertAlign w:val="superscript"/>
        </w:rPr>
        <w:t>nd</w:t>
      </w:r>
      <w:r>
        <w:t xml:space="preserve"> Normal Form</w:t>
      </w:r>
    </w:p>
    <w:p w14:paraId="6B0A899B" w14:textId="77777777" w:rsidR="005C4F83" w:rsidRDefault="005C4F83" w:rsidP="00FB224F">
      <w:pPr>
        <w:pStyle w:val="ListBullet"/>
        <w:spacing w:line="276" w:lineRule="auto"/>
      </w:pPr>
      <w:r>
        <w:t>In 1</w:t>
      </w:r>
      <w:r w:rsidRPr="0090794D">
        <w:rPr>
          <w:vertAlign w:val="superscript"/>
        </w:rPr>
        <w:t>st</w:t>
      </w:r>
      <w:r>
        <w:t xml:space="preserve"> form</w:t>
      </w:r>
    </w:p>
    <w:p w14:paraId="0E4DF7CC" w14:textId="77777777" w:rsidR="005C4F83" w:rsidRDefault="005C4F83" w:rsidP="00FB224F">
      <w:pPr>
        <w:pStyle w:val="ListBullet"/>
        <w:spacing w:line="276" w:lineRule="auto"/>
      </w:pPr>
      <w:r>
        <w:t>Contains no partial dependencies</w:t>
      </w:r>
    </w:p>
    <w:p w14:paraId="60280395" w14:textId="77777777" w:rsidR="005C4F83" w:rsidRDefault="005C4F83" w:rsidP="00FB224F">
      <w:pPr>
        <w:spacing w:line="276" w:lineRule="auto"/>
      </w:pPr>
      <w:r>
        <w:t>3</w:t>
      </w:r>
      <w:r w:rsidRPr="00222235">
        <w:rPr>
          <w:vertAlign w:val="superscript"/>
        </w:rPr>
        <w:t>rd</w:t>
      </w:r>
      <w:r>
        <w:t xml:space="preserve"> Normal Form</w:t>
      </w:r>
    </w:p>
    <w:p w14:paraId="7A1E46FD" w14:textId="77777777" w:rsidR="005C4F83" w:rsidRDefault="005C4F83" w:rsidP="00FB224F">
      <w:pPr>
        <w:pStyle w:val="ListBullet"/>
        <w:spacing w:line="276" w:lineRule="auto"/>
      </w:pPr>
      <w:r>
        <w:t>In 1</w:t>
      </w:r>
      <w:r w:rsidRPr="00093186">
        <w:rPr>
          <w:vertAlign w:val="superscript"/>
        </w:rPr>
        <w:t>st</w:t>
      </w:r>
      <w:r>
        <w:t>, and 2</w:t>
      </w:r>
      <w:r w:rsidRPr="0090794D">
        <w:rPr>
          <w:vertAlign w:val="superscript"/>
        </w:rPr>
        <w:t>nd</w:t>
      </w:r>
      <w:r>
        <w:t xml:space="preserve"> form</w:t>
      </w:r>
    </w:p>
    <w:p w14:paraId="76964C45" w14:textId="77777777" w:rsidR="005C4F83" w:rsidRDefault="005C4F83" w:rsidP="00FB224F">
      <w:pPr>
        <w:pStyle w:val="ListBullet"/>
        <w:spacing w:line="276" w:lineRule="auto"/>
      </w:pPr>
      <w:r>
        <w:t>Contains no functional dependencies</w:t>
      </w:r>
    </w:p>
    <w:p w14:paraId="7EF8F6B6" w14:textId="77777777" w:rsidR="005C4F83" w:rsidRDefault="005C4F83" w:rsidP="00FB224F">
      <w:pPr>
        <w:spacing w:line="276" w:lineRule="auto"/>
      </w:pPr>
      <w:r>
        <w:t>Boyce-Codd Normal Form</w:t>
      </w:r>
    </w:p>
    <w:p w14:paraId="301DA9DE" w14:textId="77777777" w:rsidR="005C4F83" w:rsidRDefault="005C4F83" w:rsidP="00FB224F">
      <w:pPr>
        <w:pStyle w:val="ListBullet"/>
        <w:spacing w:line="276" w:lineRule="auto"/>
      </w:pPr>
      <w:r>
        <w:t>In 1</w:t>
      </w:r>
      <w:r w:rsidRPr="00093186">
        <w:rPr>
          <w:vertAlign w:val="superscript"/>
        </w:rPr>
        <w:t>st</w:t>
      </w:r>
      <w:r>
        <w:t>, 2</w:t>
      </w:r>
      <w:r w:rsidRPr="00093186">
        <w:rPr>
          <w:vertAlign w:val="superscript"/>
        </w:rPr>
        <w:t>nd</w:t>
      </w:r>
      <w:r>
        <w:t>, and 3</w:t>
      </w:r>
      <w:r w:rsidRPr="00093186">
        <w:rPr>
          <w:vertAlign w:val="superscript"/>
        </w:rPr>
        <w:t>rd</w:t>
      </w:r>
      <w:r>
        <w:t xml:space="preserve"> form</w:t>
      </w:r>
    </w:p>
    <w:p w14:paraId="7D0A65F6" w14:textId="77777777" w:rsidR="005C4F83" w:rsidRDefault="005C4F83" w:rsidP="00FB224F">
      <w:pPr>
        <w:pStyle w:val="ListBullet"/>
        <w:spacing w:line="276" w:lineRule="auto"/>
      </w:pPr>
      <w:r>
        <w:t>Every functional dependency is a candidate key</w:t>
      </w:r>
    </w:p>
    <w:p w14:paraId="12F6970A" w14:textId="77777777" w:rsidR="005C4F83" w:rsidRPr="0093348E" w:rsidRDefault="005C4F83" w:rsidP="00FB224F">
      <w:pPr>
        <w:spacing w:line="276" w:lineRule="auto"/>
      </w:pPr>
      <w:r w:rsidRPr="0093348E">
        <w:t>Therefore:</w:t>
      </w:r>
    </w:p>
    <w:p w14:paraId="190D1A1A" w14:textId="1E8B054E" w:rsidR="005C4F83" w:rsidRPr="0093348E" w:rsidRDefault="005C4F83" w:rsidP="00FB224F">
      <w:pPr>
        <w:pStyle w:val="ListBullet"/>
        <w:spacing w:line="276" w:lineRule="auto"/>
      </w:pPr>
      <w:r w:rsidRPr="0093348E">
        <w:t>Category is in Boyce-Codd Form</w:t>
      </w:r>
    </w:p>
    <w:p w14:paraId="51DD0093" w14:textId="77777777" w:rsidR="00614F51" w:rsidRPr="0093348E" w:rsidRDefault="00614F51" w:rsidP="00B40EBF"/>
    <w:p w14:paraId="3E4D67E5" w14:textId="56AC35FC" w:rsidR="00740F79" w:rsidRPr="0093348E" w:rsidRDefault="00740F79" w:rsidP="00740F79">
      <w:pPr>
        <w:pStyle w:val="Heading2"/>
        <w:ind w:left="360"/>
      </w:pPr>
      <w:bookmarkStart w:id="148" w:name="_Toc114436156"/>
      <w:r w:rsidRPr="0093348E">
        <w:t>6.12 Privilege</w:t>
      </w:r>
      <w:bookmarkEnd w:id="148"/>
    </w:p>
    <w:p w14:paraId="3A9784B9" w14:textId="7A69479C" w:rsidR="00740F79" w:rsidRPr="0093348E" w:rsidRDefault="00740F79" w:rsidP="00FB224F">
      <w:pPr>
        <w:spacing w:line="276" w:lineRule="auto"/>
      </w:pPr>
      <w:r w:rsidRPr="0093348E">
        <w:t>Privilege (privID, courseID, description, borrowCapacity)</w:t>
      </w:r>
    </w:p>
    <w:p w14:paraId="61CB8073" w14:textId="77777777" w:rsidR="00740F79" w:rsidRPr="0093348E" w:rsidRDefault="00740F79" w:rsidP="00FB224F">
      <w:pPr>
        <w:spacing w:line="276" w:lineRule="auto"/>
      </w:pPr>
      <w:r w:rsidRPr="0093348E">
        <w:rPr>
          <w:b/>
          <w:bCs/>
        </w:rPr>
        <w:t>Primary Key</w:t>
      </w:r>
      <w:r w:rsidRPr="0093348E">
        <w:t xml:space="preserve"> privID</w:t>
      </w:r>
    </w:p>
    <w:p w14:paraId="570BB469" w14:textId="77777777" w:rsidR="00740F79" w:rsidRPr="0093348E" w:rsidRDefault="00740F79" w:rsidP="00FB224F">
      <w:pPr>
        <w:spacing w:line="276" w:lineRule="auto"/>
      </w:pPr>
      <w:r w:rsidRPr="0093348E">
        <w:rPr>
          <w:b/>
          <w:bCs/>
        </w:rPr>
        <w:t>Foreign Key</w:t>
      </w:r>
      <w:r w:rsidRPr="0093348E">
        <w:t xml:space="preserve"> courseID references Course(courseID)</w:t>
      </w:r>
    </w:p>
    <w:p w14:paraId="77150AEA" w14:textId="77777777" w:rsidR="00740F79" w:rsidRPr="0093348E" w:rsidRDefault="00740F79" w:rsidP="00FB224F">
      <w:pPr>
        <w:spacing w:line="276" w:lineRule="auto"/>
        <w:rPr>
          <w:b/>
          <w:bCs/>
        </w:rPr>
      </w:pPr>
      <w:r w:rsidRPr="0093348E">
        <w:rPr>
          <w:b/>
          <w:bCs/>
        </w:rPr>
        <w:t>ON UPDATE CASCADE, ON DELETE NO ACTION</w:t>
      </w:r>
    </w:p>
    <w:p w14:paraId="32FCC403" w14:textId="77777777" w:rsidR="005C4F83" w:rsidRPr="0093348E" w:rsidRDefault="005C4F83" w:rsidP="00FB224F">
      <w:pPr>
        <w:spacing w:line="276" w:lineRule="auto"/>
      </w:pPr>
      <w:r w:rsidRPr="0093348E">
        <w:t>Functional Dependency</w:t>
      </w:r>
    </w:p>
    <w:p w14:paraId="25F86DD3" w14:textId="6B034410" w:rsidR="005C4F83" w:rsidRPr="0093348E" w:rsidRDefault="005C4F83" w:rsidP="00FB224F">
      <w:pPr>
        <w:pStyle w:val="ListBullet"/>
        <w:spacing w:line="276" w:lineRule="auto"/>
      </w:pPr>
      <w:r w:rsidRPr="0093348E">
        <w:t xml:space="preserve">privID, courseID </w:t>
      </w:r>
      <w:r w:rsidRPr="0093348E">
        <w:rPr>
          <w:rFonts w:ascii="Wingdings" w:eastAsia="Wingdings" w:hAnsi="Wingdings" w:cs="Wingdings"/>
        </w:rPr>
        <w:t>à</w:t>
      </w:r>
      <w:r w:rsidRPr="0093348E">
        <w:t xml:space="preserve"> </w:t>
      </w:r>
      <w:r w:rsidR="00B84B43" w:rsidRPr="0093348E">
        <w:t>description</w:t>
      </w:r>
      <w:r w:rsidRPr="0093348E">
        <w:t xml:space="preserve">, </w:t>
      </w:r>
      <w:r w:rsidR="00B84B43" w:rsidRPr="0093348E">
        <w:t>borrowCapacity</w:t>
      </w:r>
      <w:r w:rsidRPr="0093348E">
        <w:t xml:space="preserve"> </w:t>
      </w:r>
    </w:p>
    <w:p w14:paraId="4699FD1C" w14:textId="77777777" w:rsidR="005C4F83" w:rsidRPr="0093348E" w:rsidRDefault="005C4F83" w:rsidP="00FB224F">
      <w:pPr>
        <w:pStyle w:val="ListBullet"/>
        <w:numPr>
          <w:ilvl w:val="0"/>
          <w:numId w:val="0"/>
        </w:numPr>
        <w:spacing w:line="276" w:lineRule="auto"/>
      </w:pPr>
      <w:r w:rsidRPr="0093348E">
        <w:t>2</w:t>
      </w:r>
      <w:r w:rsidRPr="0093348E">
        <w:rPr>
          <w:vertAlign w:val="superscript"/>
        </w:rPr>
        <w:t>nd</w:t>
      </w:r>
      <w:r w:rsidRPr="0093348E">
        <w:t xml:space="preserve"> Normal Form</w:t>
      </w:r>
    </w:p>
    <w:p w14:paraId="1C9003A0" w14:textId="77777777" w:rsidR="005C4F83" w:rsidRPr="0093348E" w:rsidRDefault="005C4F83" w:rsidP="00FB224F">
      <w:pPr>
        <w:pStyle w:val="ListBullet"/>
        <w:spacing w:line="276" w:lineRule="auto"/>
      </w:pPr>
      <w:r w:rsidRPr="0093348E">
        <w:t>In 1</w:t>
      </w:r>
      <w:r w:rsidRPr="0093348E">
        <w:rPr>
          <w:vertAlign w:val="superscript"/>
        </w:rPr>
        <w:t>st</w:t>
      </w:r>
      <w:r w:rsidRPr="0093348E">
        <w:t xml:space="preserve"> form</w:t>
      </w:r>
    </w:p>
    <w:p w14:paraId="5BE7CC8B" w14:textId="77777777" w:rsidR="005C4F83" w:rsidRPr="0093348E" w:rsidRDefault="005C4F83" w:rsidP="00FB224F">
      <w:pPr>
        <w:pStyle w:val="ListBullet"/>
        <w:spacing w:line="276" w:lineRule="auto"/>
      </w:pPr>
      <w:r w:rsidRPr="0093348E">
        <w:t>Contains no partial dependencies</w:t>
      </w:r>
    </w:p>
    <w:p w14:paraId="669ECBE8" w14:textId="77777777" w:rsidR="005C4F83" w:rsidRPr="0093348E" w:rsidRDefault="005C4F83" w:rsidP="00FB224F">
      <w:pPr>
        <w:spacing w:line="276" w:lineRule="auto"/>
      </w:pPr>
      <w:r w:rsidRPr="0093348E">
        <w:t>3</w:t>
      </w:r>
      <w:r w:rsidRPr="0093348E">
        <w:rPr>
          <w:vertAlign w:val="superscript"/>
        </w:rPr>
        <w:t>rd</w:t>
      </w:r>
      <w:r w:rsidRPr="0093348E">
        <w:t xml:space="preserve"> Normal Form</w:t>
      </w:r>
    </w:p>
    <w:p w14:paraId="75017432" w14:textId="77777777" w:rsidR="005C4F83" w:rsidRPr="0093348E" w:rsidRDefault="005C4F83" w:rsidP="00FB224F">
      <w:pPr>
        <w:pStyle w:val="ListBullet"/>
        <w:spacing w:line="276" w:lineRule="auto"/>
      </w:pPr>
      <w:r w:rsidRPr="0093348E">
        <w:t>In 1</w:t>
      </w:r>
      <w:r w:rsidRPr="0093348E">
        <w:rPr>
          <w:vertAlign w:val="superscript"/>
        </w:rPr>
        <w:t>st</w:t>
      </w:r>
      <w:r w:rsidRPr="0093348E">
        <w:t>, and 2</w:t>
      </w:r>
      <w:r w:rsidRPr="0093348E">
        <w:rPr>
          <w:vertAlign w:val="superscript"/>
        </w:rPr>
        <w:t>nd</w:t>
      </w:r>
      <w:r w:rsidRPr="0093348E">
        <w:t xml:space="preserve"> form</w:t>
      </w:r>
    </w:p>
    <w:p w14:paraId="53D3981A" w14:textId="77777777" w:rsidR="005C4F83" w:rsidRPr="0093348E" w:rsidRDefault="005C4F83" w:rsidP="00FB224F">
      <w:pPr>
        <w:pStyle w:val="ListBullet"/>
        <w:spacing w:line="276" w:lineRule="auto"/>
      </w:pPr>
      <w:r w:rsidRPr="0093348E">
        <w:t>Contains no functional dependencies</w:t>
      </w:r>
    </w:p>
    <w:p w14:paraId="777EF3AF" w14:textId="77777777" w:rsidR="005C4F83" w:rsidRPr="0093348E" w:rsidRDefault="005C4F83" w:rsidP="00FB224F">
      <w:pPr>
        <w:spacing w:line="276" w:lineRule="auto"/>
      </w:pPr>
      <w:r w:rsidRPr="0093348E">
        <w:t>Boyce-Codd Normal Form</w:t>
      </w:r>
    </w:p>
    <w:p w14:paraId="5C578366" w14:textId="77777777" w:rsidR="005C4F83" w:rsidRPr="0093348E" w:rsidRDefault="005C4F83" w:rsidP="00FB224F">
      <w:pPr>
        <w:pStyle w:val="ListBullet"/>
        <w:spacing w:line="276" w:lineRule="auto"/>
      </w:pPr>
      <w:r w:rsidRPr="0093348E">
        <w:t>In 1</w:t>
      </w:r>
      <w:r w:rsidRPr="0093348E">
        <w:rPr>
          <w:vertAlign w:val="superscript"/>
        </w:rPr>
        <w:t>st</w:t>
      </w:r>
      <w:r w:rsidRPr="0093348E">
        <w:t>, 2</w:t>
      </w:r>
      <w:r w:rsidRPr="0093348E">
        <w:rPr>
          <w:vertAlign w:val="superscript"/>
        </w:rPr>
        <w:t>nd</w:t>
      </w:r>
      <w:r w:rsidRPr="0093348E">
        <w:t>, and 3</w:t>
      </w:r>
      <w:r w:rsidRPr="0093348E">
        <w:rPr>
          <w:vertAlign w:val="superscript"/>
        </w:rPr>
        <w:t>rd</w:t>
      </w:r>
      <w:r w:rsidRPr="0093348E">
        <w:t xml:space="preserve"> form</w:t>
      </w:r>
    </w:p>
    <w:p w14:paraId="2458BF97" w14:textId="77777777" w:rsidR="005C4F83" w:rsidRPr="0093348E" w:rsidRDefault="005C4F83" w:rsidP="00FB224F">
      <w:pPr>
        <w:pStyle w:val="ListBullet"/>
        <w:spacing w:line="276" w:lineRule="auto"/>
      </w:pPr>
      <w:r w:rsidRPr="0093348E">
        <w:t>Every functional dependency is a candidate key</w:t>
      </w:r>
    </w:p>
    <w:p w14:paraId="7BBACE08" w14:textId="77777777" w:rsidR="005C4F83" w:rsidRPr="0093348E" w:rsidRDefault="005C4F83" w:rsidP="00FB224F">
      <w:pPr>
        <w:spacing w:line="276" w:lineRule="auto"/>
      </w:pPr>
      <w:r w:rsidRPr="0093348E">
        <w:t>Therefore:</w:t>
      </w:r>
    </w:p>
    <w:p w14:paraId="487F025D" w14:textId="7D72F4C2" w:rsidR="005C4F83" w:rsidRPr="0093348E" w:rsidRDefault="005C4F83" w:rsidP="00FB224F">
      <w:pPr>
        <w:pStyle w:val="ListBullet"/>
        <w:spacing w:line="276" w:lineRule="auto"/>
      </w:pPr>
      <w:r w:rsidRPr="0093348E">
        <w:t>Privilege is in Boyce-Codd Form</w:t>
      </w:r>
    </w:p>
    <w:p w14:paraId="7EB4C763" w14:textId="77777777" w:rsidR="00614F51" w:rsidRPr="0093348E" w:rsidRDefault="00614F51" w:rsidP="00740F79"/>
    <w:p w14:paraId="7D50ACFD" w14:textId="73A77610" w:rsidR="00740F79" w:rsidRPr="0093348E" w:rsidRDefault="00740F79" w:rsidP="00740F79">
      <w:pPr>
        <w:pStyle w:val="Heading2"/>
        <w:ind w:left="360"/>
      </w:pPr>
      <w:bookmarkStart w:id="149" w:name="_Toc114436157"/>
      <w:r w:rsidRPr="0093348E">
        <w:t>6.13 Course</w:t>
      </w:r>
      <w:bookmarkEnd w:id="149"/>
    </w:p>
    <w:p w14:paraId="1B095B07" w14:textId="32CFD396" w:rsidR="00740F79" w:rsidRPr="00FB224F" w:rsidRDefault="00740F79" w:rsidP="00FB224F">
      <w:pPr>
        <w:spacing w:line="276" w:lineRule="auto"/>
        <w:rPr>
          <w:rFonts w:cstheme="minorHAnsi"/>
        </w:rPr>
      </w:pPr>
      <w:r w:rsidRPr="00FB224F">
        <w:rPr>
          <w:rFonts w:cstheme="minorHAnsi"/>
        </w:rPr>
        <w:t>Course (courseID, memberID</w:t>
      </w:r>
      <w:r w:rsidR="00D519D9" w:rsidRPr="00FB224F">
        <w:rPr>
          <w:rFonts w:cstheme="minorHAnsi"/>
        </w:rPr>
        <w:t>,</w:t>
      </w:r>
      <w:r w:rsidRPr="00FB224F">
        <w:rPr>
          <w:rFonts w:cstheme="minorHAnsi"/>
        </w:rPr>
        <w:t xml:space="preserve"> dateStart, dateEnd)</w:t>
      </w:r>
    </w:p>
    <w:p w14:paraId="50F5CB6C" w14:textId="77777777" w:rsidR="00740F79" w:rsidRPr="00FB224F" w:rsidRDefault="00740F79" w:rsidP="00FB224F">
      <w:pPr>
        <w:spacing w:line="276" w:lineRule="auto"/>
        <w:rPr>
          <w:rFonts w:cstheme="minorHAnsi"/>
        </w:rPr>
      </w:pPr>
      <w:r w:rsidRPr="00FB224F">
        <w:rPr>
          <w:rFonts w:cstheme="minorHAnsi"/>
          <w:b/>
          <w:bCs/>
        </w:rPr>
        <w:lastRenderedPageBreak/>
        <w:t xml:space="preserve">Primary Key </w:t>
      </w:r>
      <w:r w:rsidRPr="00FB224F">
        <w:rPr>
          <w:rFonts w:cstheme="minorHAnsi"/>
        </w:rPr>
        <w:t>offerID</w:t>
      </w:r>
    </w:p>
    <w:p w14:paraId="0089CAB3" w14:textId="2E9AB35A" w:rsidR="00740F79" w:rsidRPr="00FB224F" w:rsidRDefault="00740F79" w:rsidP="00FB224F">
      <w:pPr>
        <w:spacing w:line="276" w:lineRule="auto"/>
        <w:rPr>
          <w:rFonts w:cstheme="minorHAnsi"/>
        </w:rPr>
      </w:pPr>
      <w:r w:rsidRPr="00FB224F">
        <w:rPr>
          <w:rFonts w:cstheme="minorHAnsi"/>
          <w:b/>
          <w:bCs/>
        </w:rPr>
        <w:t>Foreign Key</w:t>
      </w:r>
      <w:r w:rsidRPr="00FB224F">
        <w:rPr>
          <w:rFonts w:cstheme="minorHAnsi"/>
        </w:rPr>
        <w:t xml:space="preserve"> </w:t>
      </w:r>
      <w:r w:rsidR="00D519D9" w:rsidRPr="00FB224F">
        <w:rPr>
          <w:rFonts w:cstheme="minorHAnsi"/>
        </w:rPr>
        <w:t>memberID</w:t>
      </w:r>
      <w:r w:rsidRPr="00FB224F">
        <w:rPr>
          <w:rFonts w:cstheme="minorHAnsi"/>
        </w:rPr>
        <w:t xml:space="preserve"> references </w:t>
      </w:r>
      <w:r w:rsidR="00D519D9" w:rsidRPr="00FB224F">
        <w:rPr>
          <w:rFonts w:cstheme="minorHAnsi"/>
        </w:rPr>
        <w:t>Member</w:t>
      </w:r>
      <w:r w:rsidRPr="00FB224F">
        <w:rPr>
          <w:rFonts w:cstheme="minorHAnsi"/>
        </w:rPr>
        <w:t>(</w:t>
      </w:r>
      <w:r w:rsidR="00D519D9" w:rsidRPr="00FB224F">
        <w:rPr>
          <w:rFonts w:cstheme="minorHAnsi"/>
        </w:rPr>
        <w:t>memberI</w:t>
      </w:r>
      <w:r w:rsidRPr="00FB224F">
        <w:rPr>
          <w:rFonts w:cstheme="minorHAnsi"/>
        </w:rPr>
        <w:t>D)</w:t>
      </w:r>
    </w:p>
    <w:p w14:paraId="25287283" w14:textId="4131EE0C" w:rsidR="002940C3" w:rsidRPr="00FB224F" w:rsidRDefault="00740F79" w:rsidP="00FB224F">
      <w:pPr>
        <w:pStyle w:val="Default"/>
        <w:spacing w:line="276" w:lineRule="auto"/>
        <w:rPr>
          <w:rFonts w:asciiTheme="minorHAnsi" w:hAnsiTheme="minorHAnsi" w:cstheme="minorHAnsi"/>
          <w:b/>
          <w:bCs/>
          <w:sz w:val="22"/>
          <w:szCs w:val="22"/>
        </w:rPr>
      </w:pPr>
      <w:r w:rsidRPr="00FB224F">
        <w:rPr>
          <w:rFonts w:asciiTheme="minorHAnsi" w:hAnsiTheme="minorHAnsi" w:cstheme="minorHAnsi"/>
          <w:b/>
          <w:bCs/>
          <w:sz w:val="22"/>
          <w:szCs w:val="22"/>
        </w:rPr>
        <w:t>ON UPDATE CASCADE, ON DELETE NO ACTION</w:t>
      </w:r>
    </w:p>
    <w:p w14:paraId="0B3B700F" w14:textId="77777777" w:rsidR="00B84B43" w:rsidRPr="00FB224F" w:rsidRDefault="00B84B43" w:rsidP="00FB224F">
      <w:pPr>
        <w:spacing w:line="276" w:lineRule="auto"/>
        <w:rPr>
          <w:rFonts w:cstheme="minorHAnsi"/>
        </w:rPr>
      </w:pPr>
      <w:r w:rsidRPr="00FB224F">
        <w:rPr>
          <w:rFonts w:cstheme="minorHAnsi"/>
        </w:rPr>
        <w:t>Functional Dependency</w:t>
      </w:r>
    </w:p>
    <w:p w14:paraId="0246ABD8" w14:textId="73154A69" w:rsidR="00B84B43" w:rsidRPr="00FB224F" w:rsidRDefault="00B84B43" w:rsidP="00FB224F">
      <w:pPr>
        <w:pStyle w:val="ListBullet"/>
        <w:spacing w:line="276" w:lineRule="auto"/>
        <w:rPr>
          <w:rFonts w:cstheme="minorHAnsi"/>
        </w:rPr>
      </w:pPr>
      <w:r w:rsidRPr="00FB224F">
        <w:rPr>
          <w:rFonts w:cstheme="minorHAnsi"/>
        </w:rPr>
        <w:t xml:space="preserve">courseID, memberID </w:t>
      </w:r>
      <w:r w:rsidRPr="00FB224F">
        <w:rPr>
          <w:rFonts w:ascii="Wingdings" w:eastAsia="Wingdings" w:hAnsi="Wingdings" w:cstheme="minorHAnsi"/>
        </w:rPr>
        <w:t>à</w:t>
      </w:r>
      <w:r w:rsidRPr="00FB224F">
        <w:rPr>
          <w:rFonts w:cstheme="minorHAnsi"/>
        </w:rPr>
        <w:t xml:space="preserve"> </w:t>
      </w:r>
      <w:proofErr w:type="gramStart"/>
      <w:r w:rsidRPr="00FB224F">
        <w:rPr>
          <w:rFonts w:cstheme="minorHAnsi"/>
        </w:rPr>
        <w:t xml:space="preserve">dateStart </w:t>
      </w:r>
      <w:r w:rsidR="003B1FA2" w:rsidRPr="00FB224F">
        <w:rPr>
          <w:rFonts w:cstheme="minorHAnsi"/>
        </w:rPr>
        <w:t>,</w:t>
      </w:r>
      <w:proofErr w:type="gramEnd"/>
      <w:r w:rsidR="003B1FA2" w:rsidRPr="00FB224F">
        <w:rPr>
          <w:rFonts w:cstheme="minorHAnsi"/>
        </w:rPr>
        <w:t xml:space="preserve"> dateEnd</w:t>
      </w:r>
    </w:p>
    <w:p w14:paraId="6C3B4061" w14:textId="77777777" w:rsidR="00B84B43" w:rsidRPr="00FB224F" w:rsidRDefault="00B84B43" w:rsidP="00FB224F">
      <w:pPr>
        <w:pStyle w:val="ListBullet"/>
        <w:numPr>
          <w:ilvl w:val="0"/>
          <w:numId w:val="0"/>
        </w:numPr>
        <w:spacing w:line="276" w:lineRule="auto"/>
        <w:rPr>
          <w:rFonts w:cstheme="minorHAnsi"/>
        </w:rPr>
      </w:pPr>
      <w:r w:rsidRPr="00FB224F">
        <w:rPr>
          <w:rFonts w:cstheme="minorHAnsi"/>
        </w:rPr>
        <w:t>2</w:t>
      </w:r>
      <w:r w:rsidRPr="00FB224F">
        <w:rPr>
          <w:rFonts w:cstheme="minorHAnsi"/>
          <w:vertAlign w:val="superscript"/>
        </w:rPr>
        <w:t>nd</w:t>
      </w:r>
      <w:r w:rsidRPr="00FB224F">
        <w:rPr>
          <w:rFonts w:cstheme="minorHAnsi"/>
        </w:rPr>
        <w:t xml:space="preserve"> Normal Form</w:t>
      </w:r>
    </w:p>
    <w:p w14:paraId="3821AAF3" w14:textId="77777777" w:rsidR="00B84B43" w:rsidRPr="00FB224F" w:rsidRDefault="00B84B43" w:rsidP="00FB224F">
      <w:pPr>
        <w:pStyle w:val="ListBullet"/>
        <w:spacing w:line="276" w:lineRule="auto"/>
        <w:rPr>
          <w:rFonts w:cstheme="minorHAnsi"/>
        </w:rPr>
      </w:pPr>
      <w:r w:rsidRPr="00FB224F">
        <w:rPr>
          <w:rFonts w:cstheme="minorHAnsi"/>
        </w:rPr>
        <w:t>In 1</w:t>
      </w:r>
      <w:r w:rsidRPr="00FB224F">
        <w:rPr>
          <w:rFonts w:cstheme="minorHAnsi"/>
          <w:vertAlign w:val="superscript"/>
        </w:rPr>
        <w:t>st</w:t>
      </w:r>
      <w:r w:rsidRPr="00FB224F">
        <w:rPr>
          <w:rFonts w:cstheme="minorHAnsi"/>
        </w:rPr>
        <w:t xml:space="preserve"> form</w:t>
      </w:r>
    </w:p>
    <w:p w14:paraId="7EA7F16F" w14:textId="77777777" w:rsidR="00B84B43" w:rsidRPr="00FB224F" w:rsidRDefault="00B84B43" w:rsidP="00FB224F">
      <w:pPr>
        <w:pStyle w:val="ListBullet"/>
        <w:spacing w:line="276" w:lineRule="auto"/>
        <w:rPr>
          <w:rFonts w:cstheme="minorHAnsi"/>
        </w:rPr>
      </w:pPr>
      <w:r w:rsidRPr="00FB224F">
        <w:rPr>
          <w:rFonts w:cstheme="minorHAnsi"/>
        </w:rPr>
        <w:t>Contains no partial dependencies</w:t>
      </w:r>
    </w:p>
    <w:p w14:paraId="0BE62245" w14:textId="77777777" w:rsidR="00B84B43" w:rsidRPr="00FB224F" w:rsidRDefault="00B84B43" w:rsidP="00FB224F">
      <w:pPr>
        <w:spacing w:line="276" w:lineRule="auto"/>
        <w:rPr>
          <w:rFonts w:cstheme="minorHAnsi"/>
        </w:rPr>
      </w:pPr>
      <w:r w:rsidRPr="00FB224F">
        <w:rPr>
          <w:rFonts w:cstheme="minorHAnsi"/>
        </w:rPr>
        <w:t>3</w:t>
      </w:r>
      <w:r w:rsidRPr="00FB224F">
        <w:rPr>
          <w:rFonts w:cstheme="minorHAnsi"/>
          <w:vertAlign w:val="superscript"/>
        </w:rPr>
        <w:t>rd</w:t>
      </w:r>
      <w:r w:rsidRPr="00FB224F">
        <w:rPr>
          <w:rFonts w:cstheme="minorHAnsi"/>
        </w:rPr>
        <w:t xml:space="preserve"> Normal Form</w:t>
      </w:r>
    </w:p>
    <w:p w14:paraId="16BD56C2" w14:textId="77777777" w:rsidR="00B84B43" w:rsidRPr="00FB224F" w:rsidRDefault="00B84B43" w:rsidP="00FB224F">
      <w:pPr>
        <w:pStyle w:val="ListBullet"/>
        <w:spacing w:line="276" w:lineRule="auto"/>
        <w:rPr>
          <w:rFonts w:cstheme="minorHAnsi"/>
        </w:rPr>
      </w:pPr>
      <w:r w:rsidRPr="00FB224F">
        <w:rPr>
          <w:rFonts w:cstheme="minorHAnsi"/>
        </w:rPr>
        <w:t>In 1</w:t>
      </w:r>
      <w:r w:rsidRPr="00FB224F">
        <w:rPr>
          <w:rFonts w:cstheme="minorHAnsi"/>
          <w:vertAlign w:val="superscript"/>
        </w:rPr>
        <w:t>st</w:t>
      </w:r>
      <w:r w:rsidRPr="00FB224F">
        <w:rPr>
          <w:rFonts w:cstheme="minorHAnsi"/>
        </w:rPr>
        <w:t>, and 2</w:t>
      </w:r>
      <w:r w:rsidRPr="00FB224F">
        <w:rPr>
          <w:rFonts w:cstheme="minorHAnsi"/>
          <w:vertAlign w:val="superscript"/>
        </w:rPr>
        <w:t>nd</w:t>
      </w:r>
      <w:r w:rsidRPr="00FB224F">
        <w:rPr>
          <w:rFonts w:cstheme="minorHAnsi"/>
        </w:rPr>
        <w:t xml:space="preserve"> form</w:t>
      </w:r>
    </w:p>
    <w:p w14:paraId="78B611F6" w14:textId="77777777" w:rsidR="00B84B43" w:rsidRPr="00FB224F" w:rsidRDefault="00B84B43" w:rsidP="00FB224F">
      <w:pPr>
        <w:pStyle w:val="ListBullet"/>
        <w:spacing w:line="276" w:lineRule="auto"/>
        <w:rPr>
          <w:rFonts w:cstheme="minorHAnsi"/>
        </w:rPr>
      </w:pPr>
      <w:r w:rsidRPr="00FB224F">
        <w:rPr>
          <w:rFonts w:cstheme="minorHAnsi"/>
        </w:rPr>
        <w:t>Contains no functional dependencies</w:t>
      </w:r>
    </w:p>
    <w:p w14:paraId="7BDC0120" w14:textId="77777777" w:rsidR="00B84B43" w:rsidRPr="00FB224F" w:rsidRDefault="00B84B43" w:rsidP="00FB224F">
      <w:pPr>
        <w:spacing w:line="276" w:lineRule="auto"/>
        <w:rPr>
          <w:rFonts w:cstheme="minorHAnsi"/>
        </w:rPr>
      </w:pPr>
      <w:r w:rsidRPr="00FB224F">
        <w:rPr>
          <w:rFonts w:cstheme="minorHAnsi"/>
        </w:rPr>
        <w:t>Boyce-Codd Normal Form</w:t>
      </w:r>
    </w:p>
    <w:p w14:paraId="42242515" w14:textId="77777777" w:rsidR="00B84B43" w:rsidRPr="00FB224F" w:rsidRDefault="00B84B43" w:rsidP="00FB224F">
      <w:pPr>
        <w:pStyle w:val="ListBullet"/>
        <w:spacing w:line="276" w:lineRule="auto"/>
        <w:rPr>
          <w:rFonts w:cstheme="minorHAnsi"/>
        </w:rPr>
      </w:pPr>
      <w:r w:rsidRPr="00FB224F">
        <w:rPr>
          <w:rFonts w:cstheme="minorHAnsi"/>
        </w:rPr>
        <w:t>In 1</w:t>
      </w:r>
      <w:r w:rsidRPr="00FB224F">
        <w:rPr>
          <w:rFonts w:cstheme="minorHAnsi"/>
          <w:vertAlign w:val="superscript"/>
        </w:rPr>
        <w:t>st</w:t>
      </w:r>
      <w:r w:rsidRPr="00FB224F">
        <w:rPr>
          <w:rFonts w:cstheme="minorHAnsi"/>
        </w:rPr>
        <w:t>, 2</w:t>
      </w:r>
      <w:r w:rsidRPr="00FB224F">
        <w:rPr>
          <w:rFonts w:cstheme="minorHAnsi"/>
          <w:vertAlign w:val="superscript"/>
        </w:rPr>
        <w:t>nd</w:t>
      </w:r>
      <w:r w:rsidRPr="00FB224F">
        <w:rPr>
          <w:rFonts w:cstheme="minorHAnsi"/>
        </w:rPr>
        <w:t>, and 3</w:t>
      </w:r>
      <w:r w:rsidRPr="00FB224F">
        <w:rPr>
          <w:rFonts w:cstheme="minorHAnsi"/>
          <w:vertAlign w:val="superscript"/>
        </w:rPr>
        <w:t>rd</w:t>
      </w:r>
      <w:r w:rsidRPr="00FB224F">
        <w:rPr>
          <w:rFonts w:cstheme="minorHAnsi"/>
        </w:rPr>
        <w:t xml:space="preserve"> form</w:t>
      </w:r>
    </w:p>
    <w:p w14:paraId="7FAF653A" w14:textId="77777777" w:rsidR="00B84B43" w:rsidRPr="00FB224F" w:rsidRDefault="00B84B43" w:rsidP="00FB224F">
      <w:pPr>
        <w:pStyle w:val="ListBullet"/>
        <w:spacing w:line="276" w:lineRule="auto"/>
        <w:rPr>
          <w:rFonts w:cstheme="minorHAnsi"/>
        </w:rPr>
      </w:pPr>
      <w:r w:rsidRPr="00FB224F">
        <w:rPr>
          <w:rFonts w:cstheme="minorHAnsi"/>
        </w:rPr>
        <w:t>Every functional dependency is a candidate key</w:t>
      </w:r>
    </w:p>
    <w:p w14:paraId="06CB50AB" w14:textId="77777777" w:rsidR="00B84B43" w:rsidRPr="00FB224F" w:rsidRDefault="00B84B43" w:rsidP="00FB224F">
      <w:pPr>
        <w:spacing w:line="276" w:lineRule="auto"/>
        <w:rPr>
          <w:rFonts w:cstheme="minorHAnsi"/>
        </w:rPr>
      </w:pPr>
      <w:r w:rsidRPr="00FB224F">
        <w:rPr>
          <w:rFonts w:cstheme="minorHAnsi"/>
        </w:rPr>
        <w:t>Therefore:</w:t>
      </w:r>
    </w:p>
    <w:p w14:paraId="3FFE1A28" w14:textId="433D239D" w:rsidR="00516F3E" w:rsidRPr="00FB224F" w:rsidRDefault="00906647" w:rsidP="00FB224F">
      <w:pPr>
        <w:pStyle w:val="ListBullet"/>
        <w:spacing w:line="276" w:lineRule="auto"/>
        <w:rPr>
          <w:rFonts w:cstheme="minorHAnsi"/>
        </w:rPr>
      </w:pPr>
      <w:r w:rsidRPr="00FB224F">
        <w:rPr>
          <w:rFonts w:cstheme="minorHAnsi"/>
        </w:rPr>
        <w:t>Course</w:t>
      </w:r>
      <w:r w:rsidR="00B84B43" w:rsidRPr="00FB224F">
        <w:rPr>
          <w:rFonts w:cstheme="minorHAnsi"/>
        </w:rPr>
        <w:t xml:space="preserve"> is in Boyce-Codd Form</w:t>
      </w:r>
    </w:p>
    <w:p w14:paraId="5D0FBC92" w14:textId="77777777" w:rsidR="007F310B" w:rsidRDefault="007F310B" w:rsidP="007F310B">
      <w:pPr>
        <w:pStyle w:val="ListBullet"/>
        <w:numPr>
          <w:ilvl w:val="0"/>
          <w:numId w:val="0"/>
        </w:numPr>
      </w:pPr>
    </w:p>
    <w:p w14:paraId="205EB141" w14:textId="27AA24E1" w:rsidR="007F310B" w:rsidRDefault="007F310B" w:rsidP="007F310B">
      <w:pPr>
        <w:pStyle w:val="Heading2"/>
        <w:ind w:firstLine="360"/>
      </w:pPr>
      <w:bookmarkStart w:id="150" w:name="_Toc114436158"/>
      <w:r>
        <w:t>6.14 Conclusion</w:t>
      </w:r>
      <w:bookmarkEnd w:id="150"/>
    </w:p>
    <w:p w14:paraId="01117834" w14:textId="10036A1D" w:rsidR="007F310B" w:rsidRDefault="007F310B" w:rsidP="007F310B">
      <w:r>
        <w:t xml:space="preserve">All </w:t>
      </w:r>
      <w:r w:rsidR="00FE3EB2">
        <w:t>relations are in Boyce-Codd Form.</w:t>
      </w:r>
    </w:p>
    <w:p w14:paraId="296298CF" w14:textId="77777777" w:rsidR="00FE3EB2" w:rsidRDefault="00FE3EB2" w:rsidP="00FE3EB2">
      <w:pPr>
        <w:pStyle w:val="Heading2"/>
      </w:pPr>
      <w:r>
        <w:t xml:space="preserve">     </w:t>
      </w:r>
    </w:p>
    <w:p w14:paraId="3F5945C0" w14:textId="2BCB4793" w:rsidR="00FE3EB2" w:rsidRPr="007F310B" w:rsidRDefault="00FE3EB2" w:rsidP="00FE3EB2">
      <w:pPr>
        <w:pStyle w:val="Heading2"/>
      </w:pPr>
      <w:r>
        <w:t xml:space="preserve">      </w:t>
      </w:r>
      <w:bookmarkStart w:id="151" w:name="_Toc114436159"/>
      <w:r>
        <w:t>6.15 Boyce-Codd form conversion Example</w:t>
      </w:r>
      <w:bookmarkEnd w:id="151"/>
    </w:p>
    <w:p w14:paraId="34CA280C" w14:textId="6D9397C7" w:rsidR="002B57FE" w:rsidRDefault="002B57FE" w:rsidP="004A6FDD">
      <w:pPr>
        <w:pStyle w:val="Default"/>
        <w:rPr>
          <w:sz w:val="23"/>
          <w:szCs w:val="23"/>
        </w:rPr>
      </w:pPr>
    </w:p>
    <w:p w14:paraId="4E3D3EED" w14:textId="0B90DB5B" w:rsidR="008D354B" w:rsidRPr="00FB224F" w:rsidRDefault="000A52C9" w:rsidP="00FB224F">
      <w:pPr>
        <w:pStyle w:val="Default"/>
        <w:spacing w:line="276" w:lineRule="auto"/>
        <w:rPr>
          <w:rFonts w:asciiTheme="minorHAnsi" w:hAnsiTheme="minorHAnsi" w:cstheme="minorHAnsi"/>
          <w:sz w:val="22"/>
          <w:szCs w:val="22"/>
        </w:rPr>
      </w:pPr>
      <w:r w:rsidRPr="00FB224F">
        <w:rPr>
          <w:rFonts w:asciiTheme="minorHAnsi" w:hAnsiTheme="minorHAnsi" w:cstheme="minorHAnsi"/>
          <w:sz w:val="22"/>
          <w:szCs w:val="22"/>
        </w:rPr>
        <w:t>I originally had my location data inside resources but realised it would be better off in its only relation. I will show the conversion here:</w:t>
      </w:r>
    </w:p>
    <w:p w14:paraId="312254D8" w14:textId="0D1DB08C" w:rsidR="00C14F7B" w:rsidRDefault="00C14F7B" w:rsidP="004A6FDD">
      <w:pPr>
        <w:pStyle w:val="Default"/>
        <w:rPr>
          <w:sz w:val="23"/>
          <w:szCs w:val="23"/>
        </w:rPr>
      </w:pPr>
    </w:p>
    <w:p w14:paraId="119AB67F" w14:textId="446906E2" w:rsidR="00AC4989" w:rsidRDefault="00AC4989" w:rsidP="00AC4989">
      <w:pPr>
        <w:pStyle w:val="Heading3"/>
      </w:pPr>
      <w:bookmarkStart w:id="152" w:name="_Toc114436160"/>
      <w:r>
        <w:t xml:space="preserve">6.15.1 </w:t>
      </w:r>
      <w:r w:rsidR="00BE3ACE">
        <w:t>Resource</w:t>
      </w:r>
      <w:r>
        <w:t xml:space="preserve"> BC</w:t>
      </w:r>
      <w:r w:rsidR="00BE3ACE">
        <w:t>NF Conversion</w:t>
      </w:r>
      <w:bookmarkEnd w:id="152"/>
    </w:p>
    <w:p w14:paraId="1923BA79" w14:textId="30F5E1E4" w:rsidR="00BE3ACE" w:rsidRPr="00FB224F" w:rsidRDefault="00BE3ACE" w:rsidP="00FB224F">
      <w:pPr>
        <w:spacing w:line="276" w:lineRule="auto"/>
        <w:rPr>
          <w:rFonts w:cstheme="minorHAnsi"/>
        </w:rPr>
      </w:pPr>
      <w:r w:rsidRPr="00FB224F">
        <w:rPr>
          <w:rFonts w:cstheme="minorHAnsi"/>
        </w:rPr>
        <w:t>Resource (resourceID, description, resourceStatus, campus, building, room)</w:t>
      </w:r>
    </w:p>
    <w:p w14:paraId="0AB57F30" w14:textId="77777777" w:rsidR="00BE3ACE" w:rsidRPr="00FB224F" w:rsidRDefault="00BE3ACE" w:rsidP="00FB224F">
      <w:pPr>
        <w:spacing w:line="276" w:lineRule="auto"/>
        <w:rPr>
          <w:rFonts w:cstheme="minorHAnsi"/>
        </w:rPr>
      </w:pPr>
      <w:r w:rsidRPr="00FB224F">
        <w:rPr>
          <w:rFonts w:cstheme="minorHAnsi"/>
          <w:b/>
          <w:bCs/>
        </w:rPr>
        <w:t xml:space="preserve">Primary Key </w:t>
      </w:r>
      <w:r w:rsidRPr="00FB224F">
        <w:rPr>
          <w:rFonts w:cstheme="minorHAnsi"/>
        </w:rPr>
        <w:t>resourceID</w:t>
      </w:r>
    </w:p>
    <w:p w14:paraId="6FDD15FF" w14:textId="77777777" w:rsidR="00BE3ACE" w:rsidRPr="00FB224F" w:rsidRDefault="00BE3ACE" w:rsidP="00FB224F">
      <w:pPr>
        <w:spacing w:line="276" w:lineRule="auto"/>
        <w:rPr>
          <w:rFonts w:cstheme="minorHAnsi"/>
        </w:rPr>
      </w:pPr>
      <w:r w:rsidRPr="00FB224F">
        <w:rPr>
          <w:rFonts w:cstheme="minorHAnsi"/>
        </w:rPr>
        <w:t>Functional Dependency</w:t>
      </w:r>
    </w:p>
    <w:p w14:paraId="0FA1D55F" w14:textId="77777777" w:rsidR="00BE3ACE" w:rsidRPr="00FB224F" w:rsidRDefault="00BE3ACE" w:rsidP="00FB224F">
      <w:pPr>
        <w:pStyle w:val="ListBullet"/>
        <w:spacing w:line="276" w:lineRule="auto"/>
        <w:rPr>
          <w:rFonts w:cstheme="minorHAnsi"/>
        </w:rPr>
      </w:pPr>
      <w:r w:rsidRPr="00FB224F">
        <w:rPr>
          <w:rFonts w:cstheme="minorHAnsi"/>
        </w:rPr>
        <w:t xml:space="preserve">resourceID </w:t>
      </w:r>
      <w:r w:rsidRPr="00FB224F">
        <w:rPr>
          <w:rFonts w:ascii="Wingdings" w:eastAsia="Wingdings" w:hAnsi="Wingdings" w:cstheme="minorHAnsi"/>
        </w:rPr>
        <w:t>à</w:t>
      </w:r>
      <w:r w:rsidRPr="00FB224F">
        <w:rPr>
          <w:rFonts w:cstheme="minorHAnsi"/>
        </w:rPr>
        <w:t xml:space="preserve"> description, resourceStatus </w:t>
      </w:r>
    </w:p>
    <w:p w14:paraId="6D8E7E27" w14:textId="421BCD9E" w:rsidR="00873768" w:rsidRPr="00FB224F" w:rsidRDefault="00873768" w:rsidP="00FB224F">
      <w:pPr>
        <w:pStyle w:val="ListBullet"/>
        <w:spacing w:line="276" w:lineRule="auto"/>
        <w:rPr>
          <w:rFonts w:cstheme="minorHAnsi"/>
        </w:rPr>
      </w:pPr>
      <w:r w:rsidRPr="00FB224F">
        <w:rPr>
          <w:rFonts w:cstheme="minorHAnsi"/>
        </w:rPr>
        <w:t xml:space="preserve">campus </w:t>
      </w:r>
      <w:r w:rsidRPr="00FB224F">
        <w:rPr>
          <w:rFonts w:ascii="Wingdings" w:eastAsia="Wingdings" w:hAnsi="Wingdings" w:cstheme="minorHAnsi"/>
        </w:rPr>
        <w:t>à</w:t>
      </w:r>
      <w:r w:rsidRPr="00FB224F">
        <w:rPr>
          <w:rFonts w:cstheme="minorHAnsi"/>
        </w:rPr>
        <w:t xml:space="preserve"> building</w:t>
      </w:r>
    </w:p>
    <w:p w14:paraId="41B216F1" w14:textId="4BD78E8C" w:rsidR="00873768" w:rsidRPr="00FB224F" w:rsidRDefault="00873768" w:rsidP="00FB224F">
      <w:pPr>
        <w:pStyle w:val="ListBullet"/>
        <w:spacing w:line="276" w:lineRule="auto"/>
        <w:rPr>
          <w:rFonts w:cstheme="minorHAnsi"/>
        </w:rPr>
      </w:pPr>
      <w:r w:rsidRPr="00FB224F">
        <w:rPr>
          <w:rFonts w:cstheme="minorHAnsi"/>
        </w:rPr>
        <w:t xml:space="preserve">building </w:t>
      </w:r>
      <w:r w:rsidRPr="00FB224F">
        <w:rPr>
          <w:rFonts w:ascii="Wingdings" w:eastAsia="Wingdings" w:hAnsi="Wingdings" w:cstheme="minorHAnsi"/>
        </w:rPr>
        <w:t>à</w:t>
      </w:r>
      <w:r w:rsidRPr="00FB224F">
        <w:rPr>
          <w:rFonts w:cstheme="minorHAnsi"/>
        </w:rPr>
        <w:t xml:space="preserve"> room</w:t>
      </w:r>
    </w:p>
    <w:p w14:paraId="4E834932" w14:textId="77777777" w:rsidR="00BE3ACE" w:rsidRPr="00FB224F" w:rsidRDefault="00BE3ACE" w:rsidP="00FB224F">
      <w:pPr>
        <w:pStyle w:val="ListBullet"/>
        <w:numPr>
          <w:ilvl w:val="0"/>
          <w:numId w:val="0"/>
        </w:numPr>
        <w:spacing w:line="276" w:lineRule="auto"/>
        <w:rPr>
          <w:rFonts w:cstheme="minorHAnsi"/>
        </w:rPr>
      </w:pPr>
      <w:r w:rsidRPr="00FB224F">
        <w:rPr>
          <w:rFonts w:cstheme="minorHAnsi"/>
        </w:rPr>
        <w:t>2</w:t>
      </w:r>
      <w:r w:rsidRPr="00FB224F">
        <w:rPr>
          <w:rFonts w:cstheme="minorHAnsi"/>
          <w:vertAlign w:val="superscript"/>
        </w:rPr>
        <w:t>nd</w:t>
      </w:r>
      <w:r w:rsidRPr="00FB224F">
        <w:rPr>
          <w:rFonts w:cstheme="minorHAnsi"/>
        </w:rPr>
        <w:t xml:space="preserve"> Normal Form</w:t>
      </w:r>
    </w:p>
    <w:p w14:paraId="1D9BD909" w14:textId="77777777" w:rsidR="00BE3ACE" w:rsidRPr="00FB224F" w:rsidRDefault="00BE3ACE" w:rsidP="00FB224F">
      <w:pPr>
        <w:pStyle w:val="ListBullet"/>
        <w:spacing w:line="276" w:lineRule="auto"/>
        <w:rPr>
          <w:rFonts w:cstheme="minorHAnsi"/>
        </w:rPr>
      </w:pPr>
      <w:r w:rsidRPr="00FB224F">
        <w:rPr>
          <w:rFonts w:cstheme="minorHAnsi"/>
        </w:rPr>
        <w:t>In 1</w:t>
      </w:r>
      <w:r w:rsidRPr="00FB224F">
        <w:rPr>
          <w:rFonts w:cstheme="minorHAnsi"/>
          <w:vertAlign w:val="superscript"/>
        </w:rPr>
        <w:t>st</w:t>
      </w:r>
      <w:r w:rsidRPr="00FB224F">
        <w:rPr>
          <w:rFonts w:cstheme="minorHAnsi"/>
        </w:rPr>
        <w:t xml:space="preserve"> form</w:t>
      </w:r>
    </w:p>
    <w:p w14:paraId="7EE1E7E3" w14:textId="7FAD9239" w:rsidR="00BE3ACE" w:rsidRPr="00FB224F" w:rsidRDefault="00BE3ACE" w:rsidP="00FB224F">
      <w:pPr>
        <w:pStyle w:val="ListBullet"/>
        <w:spacing w:line="276" w:lineRule="auto"/>
        <w:rPr>
          <w:rFonts w:cstheme="minorHAnsi"/>
        </w:rPr>
      </w:pPr>
      <w:r w:rsidRPr="00FB224F">
        <w:rPr>
          <w:rFonts w:cstheme="minorHAnsi"/>
        </w:rPr>
        <w:t>Contains partial dependencies</w:t>
      </w:r>
    </w:p>
    <w:p w14:paraId="7378CBEF" w14:textId="26888A80" w:rsidR="006A48A8" w:rsidRPr="00FB224F" w:rsidRDefault="000E4CD4" w:rsidP="00FB224F">
      <w:pPr>
        <w:pStyle w:val="ListBullet"/>
        <w:spacing w:line="276" w:lineRule="auto"/>
        <w:rPr>
          <w:rFonts w:cstheme="minorHAnsi"/>
        </w:rPr>
      </w:pPr>
      <w:r w:rsidRPr="00FB224F">
        <w:rPr>
          <w:rFonts w:cstheme="minorHAnsi"/>
        </w:rPr>
        <w:t>Therefore, needs to be changed</w:t>
      </w:r>
    </w:p>
    <w:p w14:paraId="3AE969F4" w14:textId="77777777" w:rsidR="006A48A8" w:rsidRPr="00FB224F" w:rsidRDefault="006A48A8" w:rsidP="00FB224F">
      <w:pPr>
        <w:pStyle w:val="ListBullet"/>
        <w:numPr>
          <w:ilvl w:val="0"/>
          <w:numId w:val="0"/>
        </w:numPr>
        <w:spacing w:line="276" w:lineRule="auto"/>
        <w:ind w:left="360" w:hanging="360"/>
        <w:rPr>
          <w:rFonts w:cstheme="minorHAnsi"/>
        </w:rPr>
      </w:pPr>
    </w:p>
    <w:p w14:paraId="00429325" w14:textId="626FCF9C" w:rsidR="00390688" w:rsidRPr="00FB224F" w:rsidRDefault="006A48A8" w:rsidP="00FB224F">
      <w:pPr>
        <w:pStyle w:val="ListBullet"/>
        <w:numPr>
          <w:ilvl w:val="0"/>
          <w:numId w:val="0"/>
        </w:numPr>
        <w:spacing w:line="276" w:lineRule="auto"/>
        <w:ind w:left="360" w:hanging="360"/>
        <w:rPr>
          <w:rFonts w:cstheme="minorHAnsi"/>
        </w:rPr>
      </w:pPr>
      <w:r w:rsidRPr="00FB224F">
        <w:rPr>
          <w:rFonts w:cstheme="minorHAnsi"/>
        </w:rPr>
        <w:lastRenderedPageBreak/>
        <w:t xml:space="preserve">I did this by removing </w:t>
      </w:r>
      <w:r w:rsidR="00390688" w:rsidRPr="00FB224F">
        <w:rPr>
          <w:rFonts w:cstheme="minorHAnsi"/>
        </w:rPr>
        <w:t xml:space="preserve">the </w:t>
      </w:r>
      <w:r w:rsidRPr="00FB224F">
        <w:rPr>
          <w:rFonts w:cstheme="minorHAnsi"/>
        </w:rPr>
        <w:t>partial dependencies</w:t>
      </w:r>
      <w:r w:rsidR="00390688" w:rsidRPr="00FB224F">
        <w:rPr>
          <w:rFonts w:cstheme="minorHAnsi"/>
        </w:rPr>
        <w:t>. Moving campus, building, and room into another table allowed the removal of partial dependencies</w:t>
      </w:r>
      <w:r w:rsidR="00BE1A83" w:rsidRPr="00FB224F">
        <w:rPr>
          <w:rFonts w:cstheme="minorHAnsi"/>
        </w:rPr>
        <w:t xml:space="preserve"> leaving:</w:t>
      </w:r>
    </w:p>
    <w:p w14:paraId="733E208F" w14:textId="77777777" w:rsidR="000E4CD4" w:rsidRPr="00FB224F" w:rsidRDefault="000E4CD4" w:rsidP="00FB224F">
      <w:pPr>
        <w:pStyle w:val="ListBullet"/>
        <w:numPr>
          <w:ilvl w:val="0"/>
          <w:numId w:val="0"/>
        </w:numPr>
        <w:spacing w:line="276" w:lineRule="auto"/>
        <w:ind w:left="360" w:hanging="360"/>
        <w:rPr>
          <w:rFonts w:cstheme="minorHAnsi"/>
        </w:rPr>
      </w:pPr>
    </w:p>
    <w:p w14:paraId="067E2BBD" w14:textId="232256FB" w:rsidR="00BE1A83" w:rsidRPr="00FB224F" w:rsidRDefault="00BE1A83" w:rsidP="00FB224F">
      <w:pPr>
        <w:spacing w:line="276" w:lineRule="auto"/>
        <w:rPr>
          <w:rFonts w:cstheme="minorHAnsi"/>
        </w:rPr>
      </w:pPr>
      <w:r w:rsidRPr="00FB224F">
        <w:rPr>
          <w:rFonts w:cstheme="minorHAnsi"/>
        </w:rPr>
        <w:t>Resource (resourceID, description, resourceStatus)</w:t>
      </w:r>
    </w:p>
    <w:p w14:paraId="083BA9E9" w14:textId="77777777" w:rsidR="00164A5D" w:rsidRPr="00FB224F" w:rsidRDefault="00164A5D" w:rsidP="00FB224F">
      <w:pPr>
        <w:spacing w:line="276" w:lineRule="auto"/>
        <w:rPr>
          <w:rFonts w:cstheme="minorHAnsi"/>
        </w:rPr>
      </w:pPr>
      <w:r w:rsidRPr="00FB224F">
        <w:rPr>
          <w:rFonts w:cstheme="minorHAnsi"/>
          <w:b/>
          <w:bCs/>
        </w:rPr>
        <w:t xml:space="preserve">Primary Key </w:t>
      </w:r>
      <w:r w:rsidRPr="00FB224F">
        <w:rPr>
          <w:rFonts w:cstheme="minorHAnsi"/>
        </w:rPr>
        <w:t>resourceID</w:t>
      </w:r>
    </w:p>
    <w:p w14:paraId="73F20391" w14:textId="77777777" w:rsidR="00164A5D" w:rsidRPr="00FB224F" w:rsidRDefault="00164A5D" w:rsidP="00FB224F">
      <w:pPr>
        <w:spacing w:line="276" w:lineRule="auto"/>
        <w:rPr>
          <w:rFonts w:cstheme="minorHAnsi"/>
        </w:rPr>
      </w:pPr>
      <w:r w:rsidRPr="00FB224F">
        <w:rPr>
          <w:rFonts w:cstheme="minorHAnsi"/>
        </w:rPr>
        <w:t>Functional Dependency</w:t>
      </w:r>
    </w:p>
    <w:p w14:paraId="267FCD29" w14:textId="77777777" w:rsidR="00164A5D" w:rsidRPr="00FB224F" w:rsidRDefault="00164A5D" w:rsidP="00FB224F">
      <w:pPr>
        <w:pStyle w:val="ListBullet"/>
        <w:spacing w:line="276" w:lineRule="auto"/>
        <w:rPr>
          <w:rFonts w:cstheme="minorHAnsi"/>
        </w:rPr>
      </w:pPr>
      <w:r w:rsidRPr="00FB224F">
        <w:rPr>
          <w:rFonts w:cstheme="minorHAnsi"/>
        </w:rPr>
        <w:t xml:space="preserve">resourceID </w:t>
      </w:r>
      <w:r w:rsidRPr="00FB224F">
        <w:rPr>
          <w:rFonts w:ascii="Wingdings" w:eastAsia="Wingdings" w:hAnsi="Wingdings" w:cstheme="minorHAnsi"/>
        </w:rPr>
        <w:t>à</w:t>
      </w:r>
      <w:r w:rsidRPr="00FB224F">
        <w:rPr>
          <w:rFonts w:cstheme="minorHAnsi"/>
        </w:rPr>
        <w:t xml:space="preserve"> description, resourceStatus </w:t>
      </w:r>
    </w:p>
    <w:p w14:paraId="0FEE5E90" w14:textId="77777777" w:rsidR="00164A5D" w:rsidRPr="00FB224F" w:rsidRDefault="00164A5D" w:rsidP="00FB224F">
      <w:pPr>
        <w:pStyle w:val="ListBullet"/>
        <w:numPr>
          <w:ilvl w:val="0"/>
          <w:numId w:val="0"/>
        </w:numPr>
        <w:spacing w:line="276" w:lineRule="auto"/>
        <w:rPr>
          <w:rFonts w:cstheme="minorHAnsi"/>
        </w:rPr>
      </w:pPr>
      <w:r w:rsidRPr="00FB224F">
        <w:rPr>
          <w:rFonts w:cstheme="minorHAnsi"/>
        </w:rPr>
        <w:t>2</w:t>
      </w:r>
      <w:r w:rsidRPr="00FB224F">
        <w:rPr>
          <w:rFonts w:cstheme="minorHAnsi"/>
          <w:vertAlign w:val="superscript"/>
        </w:rPr>
        <w:t>nd</w:t>
      </w:r>
      <w:r w:rsidRPr="00FB224F">
        <w:rPr>
          <w:rFonts w:cstheme="minorHAnsi"/>
        </w:rPr>
        <w:t xml:space="preserve"> Normal Form</w:t>
      </w:r>
    </w:p>
    <w:p w14:paraId="46AE646C" w14:textId="77777777" w:rsidR="00164A5D" w:rsidRPr="00FB224F" w:rsidRDefault="00164A5D" w:rsidP="00FB224F">
      <w:pPr>
        <w:pStyle w:val="ListBullet"/>
        <w:spacing w:line="276" w:lineRule="auto"/>
        <w:rPr>
          <w:rFonts w:cstheme="minorHAnsi"/>
        </w:rPr>
      </w:pPr>
      <w:r w:rsidRPr="00FB224F">
        <w:rPr>
          <w:rFonts w:cstheme="minorHAnsi"/>
        </w:rPr>
        <w:t>In 1</w:t>
      </w:r>
      <w:r w:rsidRPr="00FB224F">
        <w:rPr>
          <w:rFonts w:cstheme="minorHAnsi"/>
          <w:vertAlign w:val="superscript"/>
        </w:rPr>
        <w:t>st</w:t>
      </w:r>
      <w:r w:rsidRPr="00FB224F">
        <w:rPr>
          <w:rFonts w:cstheme="minorHAnsi"/>
        </w:rPr>
        <w:t xml:space="preserve"> form</w:t>
      </w:r>
    </w:p>
    <w:p w14:paraId="2B4F6039" w14:textId="77777777" w:rsidR="00164A5D" w:rsidRPr="00FB224F" w:rsidRDefault="00164A5D" w:rsidP="00FB224F">
      <w:pPr>
        <w:pStyle w:val="ListBullet"/>
        <w:spacing w:line="276" w:lineRule="auto"/>
        <w:rPr>
          <w:rFonts w:cstheme="minorHAnsi"/>
        </w:rPr>
      </w:pPr>
      <w:r w:rsidRPr="00FB224F">
        <w:rPr>
          <w:rFonts w:cstheme="minorHAnsi"/>
        </w:rPr>
        <w:t>Contains no partial dependencies</w:t>
      </w:r>
    </w:p>
    <w:p w14:paraId="1F2B2E25" w14:textId="77777777" w:rsidR="00164A5D" w:rsidRPr="00FB224F" w:rsidRDefault="00164A5D" w:rsidP="00FB224F">
      <w:pPr>
        <w:spacing w:line="276" w:lineRule="auto"/>
        <w:rPr>
          <w:rFonts w:cstheme="minorHAnsi"/>
        </w:rPr>
      </w:pPr>
      <w:r w:rsidRPr="00FB224F">
        <w:rPr>
          <w:rFonts w:cstheme="minorHAnsi"/>
        </w:rPr>
        <w:t>3</w:t>
      </w:r>
      <w:r w:rsidRPr="00FB224F">
        <w:rPr>
          <w:rFonts w:cstheme="minorHAnsi"/>
          <w:vertAlign w:val="superscript"/>
        </w:rPr>
        <w:t>rd</w:t>
      </w:r>
      <w:r w:rsidRPr="00FB224F">
        <w:rPr>
          <w:rFonts w:cstheme="minorHAnsi"/>
        </w:rPr>
        <w:t xml:space="preserve"> Normal Form</w:t>
      </w:r>
    </w:p>
    <w:p w14:paraId="56960733" w14:textId="77777777" w:rsidR="00164A5D" w:rsidRPr="00FB224F" w:rsidRDefault="00164A5D" w:rsidP="00FB224F">
      <w:pPr>
        <w:pStyle w:val="ListBullet"/>
        <w:spacing w:line="276" w:lineRule="auto"/>
        <w:rPr>
          <w:rFonts w:cstheme="minorHAnsi"/>
        </w:rPr>
      </w:pPr>
      <w:r w:rsidRPr="00FB224F">
        <w:rPr>
          <w:rFonts w:cstheme="minorHAnsi"/>
        </w:rPr>
        <w:t>In 1</w:t>
      </w:r>
      <w:r w:rsidRPr="00FB224F">
        <w:rPr>
          <w:rFonts w:cstheme="minorHAnsi"/>
          <w:vertAlign w:val="superscript"/>
        </w:rPr>
        <w:t>st</w:t>
      </w:r>
      <w:r w:rsidRPr="00FB224F">
        <w:rPr>
          <w:rFonts w:cstheme="minorHAnsi"/>
        </w:rPr>
        <w:t>, and 2</w:t>
      </w:r>
      <w:r w:rsidRPr="00FB224F">
        <w:rPr>
          <w:rFonts w:cstheme="minorHAnsi"/>
          <w:vertAlign w:val="superscript"/>
        </w:rPr>
        <w:t>nd</w:t>
      </w:r>
      <w:r w:rsidRPr="00FB224F">
        <w:rPr>
          <w:rFonts w:cstheme="minorHAnsi"/>
        </w:rPr>
        <w:t xml:space="preserve"> form</w:t>
      </w:r>
    </w:p>
    <w:p w14:paraId="549F0D7D" w14:textId="77777777" w:rsidR="00164A5D" w:rsidRPr="00FB224F" w:rsidRDefault="00164A5D" w:rsidP="00FB224F">
      <w:pPr>
        <w:pStyle w:val="ListBullet"/>
        <w:spacing w:line="276" w:lineRule="auto"/>
        <w:rPr>
          <w:rFonts w:cstheme="minorHAnsi"/>
        </w:rPr>
      </w:pPr>
      <w:r w:rsidRPr="00FB224F">
        <w:rPr>
          <w:rFonts w:cstheme="minorHAnsi"/>
        </w:rPr>
        <w:t>Contains no functional dependencies</w:t>
      </w:r>
    </w:p>
    <w:p w14:paraId="74D545B4" w14:textId="77777777" w:rsidR="00164A5D" w:rsidRPr="00FB224F" w:rsidRDefault="00164A5D" w:rsidP="00FB224F">
      <w:pPr>
        <w:spacing w:line="276" w:lineRule="auto"/>
        <w:rPr>
          <w:rFonts w:cstheme="minorHAnsi"/>
        </w:rPr>
      </w:pPr>
      <w:r w:rsidRPr="00FB224F">
        <w:rPr>
          <w:rFonts w:cstheme="minorHAnsi"/>
        </w:rPr>
        <w:t>Boyce-Codd Normal Form</w:t>
      </w:r>
    </w:p>
    <w:p w14:paraId="34E00DAA" w14:textId="77777777" w:rsidR="00164A5D" w:rsidRPr="00FB224F" w:rsidRDefault="00164A5D" w:rsidP="00FB224F">
      <w:pPr>
        <w:pStyle w:val="ListBullet"/>
        <w:spacing w:line="276" w:lineRule="auto"/>
        <w:rPr>
          <w:rFonts w:cstheme="minorHAnsi"/>
        </w:rPr>
      </w:pPr>
      <w:r w:rsidRPr="00FB224F">
        <w:rPr>
          <w:rFonts w:cstheme="minorHAnsi"/>
        </w:rPr>
        <w:t>In 1</w:t>
      </w:r>
      <w:r w:rsidRPr="00FB224F">
        <w:rPr>
          <w:rFonts w:cstheme="minorHAnsi"/>
          <w:vertAlign w:val="superscript"/>
        </w:rPr>
        <w:t>st</w:t>
      </w:r>
      <w:r w:rsidRPr="00FB224F">
        <w:rPr>
          <w:rFonts w:cstheme="minorHAnsi"/>
        </w:rPr>
        <w:t>, 2</w:t>
      </w:r>
      <w:r w:rsidRPr="00FB224F">
        <w:rPr>
          <w:rFonts w:cstheme="minorHAnsi"/>
          <w:vertAlign w:val="superscript"/>
        </w:rPr>
        <w:t>nd</w:t>
      </w:r>
      <w:r w:rsidRPr="00FB224F">
        <w:rPr>
          <w:rFonts w:cstheme="minorHAnsi"/>
        </w:rPr>
        <w:t>, and 3</w:t>
      </w:r>
      <w:r w:rsidRPr="00FB224F">
        <w:rPr>
          <w:rFonts w:cstheme="minorHAnsi"/>
          <w:vertAlign w:val="superscript"/>
        </w:rPr>
        <w:t>rd</w:t>
      </w:r>
      <w:r w:rsidRPr="00FB224F">
        <w:rPr>
          <w:rFonts w:cstheme="minorHAnsi"/>
        </w:rPr>
        <w:t xml:space="preserve"> form</w:t>
      </w:r>
    </w:p>
    <w:p w14:paraId="12791597" w14:textId="77777777" w:rsidR="00164A5D" w:rsidRPr="00FB224F" w:rsidRDefault="00164A5D" w:rsidP="00FB224F">
      <w:pPr>
        <w:pStyle w:val="ListBullet"/>
        <w:spacing w:line="276" w:lineRule="auto"/>
        <w:rPr>
          <w:rFonts w:cstheme="minorHAnsi"/>
        </w:rPr>
      </w:pPr>
      <w:r w:rsidRPr="00FB224F">
        <w:rPr>
          <w:rFonts w:cstheme="minorHAnsi"/>
        </w:rPr>
        <w:t>Every functional dependency is a candidate key</w:t>
      </w:r>
    </w:p>
    <w:p w14:paraId="4A3E0BBC" w14:textId="77777777" w:rsidR="00164A5D" w:rsidRPr="00FB224F" w:rsidRDefault="00164A5D" w:rsidP="00FB224F">
      <w:pPr>
        <w:spacing w:line="276" w:lineRule="auto"/>
        <w:rPr>
          <w:rFonts w:cstheme="minorHAnsi"/>
        </w:rPr>
      </w:pPr>
      <w:r w:rsidRPr="00FB224F">
        <w:rPr>
          <w:rFonts w:cstheme="minorHAnsi"/>
        </w:rPr>
        <w:t>Therefore:</w:t>
      </w:r>
    </w:p>
    <w:p w14:paraId="495508E2" w14:textId="77777777" w:rsidR="00164A5D" w:rsidRPr="00FB224F" w:rsidRDefault="00164A5D" w:rsidP="00FB224F">
      <w:pPr>
        <w:pStyle w:val="ListBullet"/>
        <w:spacing w:line="276" w:lineRule="auto"/>
        <w:rPr>
          <w:rFonts w:cstheme="minorHAnsi"/>
        </w:rPr>
      </w:pPr>
      <w:r w:rsidRPr="00FB224F">
        <w:rPr>
          <w:rFonts w:cstheme="minorHAnsi"/>
        </w:rPr>
        <w:t>Resource is in Boyce-Codd Form</w:t>
      </w:r>
    </w:p>
    <w:p w14:paraId="10328B03" w14:textId="182E9AE6" w:rsidR="00220524" w:rsidRPr="00FB224F" w:rsidRDefault="00220524" w:rsidP="00FB224F">
      <w:pPr>
        <w:pStyle w:val="Default"/>
        <w:spacing w:line="276" w:lineRule="auto"/>
        <w:rPr>
          <w:rFonts w:asciiTheme="minorHAnsi" w:hAnsiTheme="minorHAnsi" w:cstheme="minorHAnsi"/>
          <w:sz w:val="22"/>
          <w:szCs w:val="22"/>
        </w:rPr>
      </w:pPr>
    </w:p>
    <w:p w14:paraId="221E5DE1" w14:textId="341768FC" w:rsidR="00164A5D" w:rsidRPr="00FB224F" w:rsidRDefault="00164A5D" w:rsidP="00FB224F">
      <w:pPr>
        <w:pStyle w:val="Default"/>
        <w:spacing w:line="276" w:lineRule="auto"/>
        <w:rPr>
          <w:rFonts w:asciiTheme="minorHAnsi" w:hAnsiTheme="minorHAnsi" w:cstheme="minorHAnsi"/>
          <w:sz w:val="22"/>
          <w:szCs w:val="22"/>
        </w:rPr>
      </w:pPr>
      <w:r w:rsidRPr="00FB224F">
        <w:rPr>
          <w:rFonts w:asciiTheme="minorHAnsi" w:hAnsiTheme="minorHAnsi" w:cstheme="minorHAnsi"/>
          <w:sz w:val="22"/>
          <w:szCs w:val="22"/>
        </w:rPr>
        <w:t>Then the new relation, Location:</w:t>
      </w:r>
    </w:p>
    <w:p w14:paraId="46121758" w14:textId="4789DBFF" w:rsidR="00164A5D" w:rsidRPr="00FB224F" w:rsidRDefault="00164A5D" w:rsidP="00FB224F">
      <w:pPr>
        <w:pStyle w:val="Default"/>
        <w:spacing w:line="276" w:lineRule="auto"/>
        <w:rPr>
          <w:rFonts w:asciiTheme="minorHAnsi" w:hAnsiTheme="minorHAnsi" w:cstheme="minorHAnsi"/>
          <w:sz w:val="22"/>
          <w:szCs w:val="22"/>
        </w:rPr>
      </w:pPr>
      <w:r w:rsidRPr="00FB224F">
        <w:rPr>
          <w:rFonts w:asciiTheme="minorHAnsi" w:hAnsiTheme="minorHAnsi" w:cstheme="minorHAnsi"/>
          <w:sz w:val="22"/>
          <w:szCs w:val="22"/>
        </w:rPr>
        <w:t>Location (campus, building, room)</w:t>
      </w:r>
    </w:p>
    <w:p w14:paraId="54C21FAB" w14:textId="77777777" w:rsidR="005E7A21" w:rsidRPr="00FB224F" w:rsidRDefault="005E7A21" w:rsidP="00FB224F">
      <w:pPr>
        <w:pStyle w:val="Default"/>
        <w:spacing w:line="276" w:lineRule="auto"/>
        <w:rPr>
          <w:rFonts w:asciiTheme="minorHAnsi" w:hAnsiTheme="minorHAnsi" w:cstheme="minorHAnsi"/>
          <w:sz w:val="22"/>
          <w:szCs w:val="22"/>
        </w:rPr>
      </w:pPr>
    </w:p>
    <w:p w14:paraId="3645C31B" w14:textId="77777777" w:rsidR="005E7A21" w:rsidRPr="00FB224F" w:rsidRDefault="005E7A21" w:rsidP="00FB224F">
      <w:pPr>
        <w:spacing w:line="276" w:lineRule="auto"/>
        <w:rPr>
          <w:rFonts w:cstheme="minorHAnsi"/>
        </w:rPr>
      </w:pPr>
      <w:r w:rsidRPr="00FB224F">
        <w:rPr>
          <w:rFonts w:cstheme="minorHAnsi"/>
        </w:rPr>
        <w:t>Functional Dependency</w:t>
      </w:r>
    </w:p>
    <w:p w14:paraId="6C8D027B" w14:textId="77777777" w:rsidR="005E7A21" w:rsidRPr="00FB224F" w:rsidRDefault="005E7A21" w:rsidP="00FB224F">
      <w:pPr>
        <w:pStyle w:val="ListBullet"/>
        <w:spacing w:line="276" w:lineRule="auto"/>
        <w:rPr>
          <w:rFonts w:cstheme="minorHAnsi"/>
        </w:rPr>
      </w:pPr>
      <w:r w:rsidRPr="00FB224F">
        <w:rPr>
          <w:rFonts w:cstheme="minorHAnsi"/>
        </w:rPr>
        <w:t xml:space="preserve">campus </w:t>
      </w:r>
      <w:r w:rsidRPr="00FB224F">
        <w:rPr>
          <w:rFonts w:ascii="Wingdings" w:eastAsia="Wingdings" w:hAnsi="Wingdings" w:cstheme="minorHAnsi"/>
        </w:rPr>
        <w:t>à</w:t>
      </w:r>
      <w:r w:rsidRPr="00FB224F">
        <w:rPr>
          <w:rFonts w:cstheme="minorHAnsi"/>
        </w:rPr>
        <w:t xml:space="preserve"> building</w:t>
      </w:r>
    </w:p>
    <w:p w14:paraId="6917500F" w14:textId="11216925" w:rsidR="00164A5D" w:rsidRPr="00FB224F" w:rsidRDefault="005E7A21" w:rsidP="00FB224F">
      <w:pPr>
        <w:pStyle w:val="ListBullet"/>
        <w:spacing w:line="276" w:lineRule="auto"/>
        <w:rPr>
          <w:rFonts w:cstheme="minorHAnsi"/>
        </w:rPr>
      </w:pPr>
      <w:r w:rsidRPr="00FB224F">
        <w:rPr>
          <w:rFonts w:cstheme="minorHAnsi"/>
        </w:rPr>
        <w:t xml:space="preserve">building </w:t>
      </w:r>
      <w:r w:rsidRPr="00FB224F">
        <w:rPr>
          <w:rFonts w:ascii="Wingdings" w:eastAsia="Wingdings" w:hAnsi="Wingdings" w:cstheme="minorHAnsi"/>
        </w:rPr>
        <w:t>à</w:t>
      </w:r>
      <w:r w:rsidRPr="00FB224F">
        <w:rPr>
          <w:rFonts w:cstheme="minorHAnsi"/>
        </w:rPr>
        <w:t xml:space="preserve"> room</w:t>
      </w:r>
    </w:p>
    <w:p w14:paraId="426C2830" w14:textId="100F3093" w:rsidR="0074451F" w:rsidRPr="00FB224F" w:rsidRDefault="0074451F" w:rsidP="00FB224F">
      <w:pPr>
        <w:pStyle w:val="Default"/>
        <w:spacing w:line="276" w:lineRule="auto"/>
        <w:rPr>
          <w:rFonts w:asciiTheme="minorHAnsi" w:hAnsiTheme="minorHAnsi" w:cstheme="minorHAnsi"/>
          <w:sz w:val="22"/>
          <w:szCs w:val="22"/>
        </w:rPr>
      </w:pPr>
      <w:r w:rsidRPr="00FB224F">
        <w:rPr>
          <w:rFonts w:asciiTheme="minorHAnsi" w:hAnsiTheme="minorHAnsi" w:cstheme="minorHAnsi"/>
          <w:sz w:val="22"/>
          <w:szCs w:val="22"/>
        </w:rPr>
        <w:t>1</w:t>
      </w:r>
      <w:r w:rsidRPr="00FB224F">
        <w:rPr>
          <w:rFonts w:asciiTheme="minorHAnsi" w:hAnsiTheme="minorHAnsi" w:cstheme="minorHAnsi"/>
          <w:sz w:val="22"/>
          <w:szCs w:val="22"/>
          <w:vertAlign w:val="superscript"/>
        </w:rPr>
        <w:t>st</w:t>
      </w:r>
      <w:r w:rsidRPr="00FB224F">
        <w:rPr>
          <w:rFonts w:asciiTheme="minorHAnsi" w:hAnsiTheme="minorHAnsi" w:cstheme="minorHAnsi"/>
          <w:sz w:val="22"/>
          <w:szCs w:val="22"/>
        </w:rPr>
        <w:t xml:space="preserve"> Normal Form</w:t>
      </w:r>
    </w:p>
    <w:p w14:paraId="43992AD2" w14:textId="00A6AF52" w:rsidR="0074451F" w:rsidRPr="00FB224F" w:rsidRDefault="0074451F" w:rsidP="00FB224F">
      <w:pPr>
        <w:pStyle w:val="ListBullet"/>
        <w:spacing w:line="276" w:lineRule="auto"/>
        <w:rPr>
          <w:rFonts w:cstheme="minorHAnsi"/>
        </w:rPr>
      </w:pPr>
      <w:r w:rsidRPr="00FB224F">
        <w:rPr>
          <w:rFonts w:cstheme="minorHAnsi"/>
        </w:rPr>
        <w:t>Is not uniquely identifiable as no primary key</w:t>
      </w:r>
    </w:p>
    <w:p w14:paraId="4F0E7716" w14:textId="5018DE72" w:rsidR="007D0FE4" w:rsidRPr="00FB224F" w:rsidRDefault="0074451F" w:rsidP="00FB224F">
      <w:pPr>
        <w:pStyle w:val="ListBullet"/>
        <w:spacing w:line="276" w:lineRule="auto"/>
        <w:rPr>
          <w:rFonts w:cstheme="minorHAnsi"/>
        </w:rPr>
      </w:pPr>
      <w:r w:rsidRPr="00FB224F">
        <w:rPr>
          <w:rFonts w:cstheme="minorHAnsi"/>
        </w:rPr>
        <w:t xml:space="preserve">Therefore in </w:t>
      </w:r>
      <w:r w:rsidR="007D0FE4" w:rsidRPr="00FB224F">
        <w:rPr>
          <w:rFonts w:cstheme="minorHAnsi"/>
        </w:rPr>
        <w:t>1</w:t>
      </w:r>
      <w:r w:rsidR="007D0FE4" w:rsidRPr="00FB224F">
        <w:rPr>
          <w:rFonts w:cstheme="minorHAnsi"/>
          <w:vertAlign w:val="superscript"/>
        </w:rPr>
        <w:t>st</w:t>
      </w:r>
      <w:r w:rsidR="007D0FE4" w:rsidRPr="00FB224F">
        <w:rPr>
          <w:rFonts w:cstheme="minorHAnsi"/>
        </w:rPr>
        <w:t xml:space="preserve"> form</w:t>
      </w:r>
    </w:p>
    <w:p w14:paraId="3B43D7B8" w14:textId="170D14B0" w:rsidR="007D0FE4" w:rsidRPr="00FB224F" w:rsidRDefault="007D0FE4" w:rsidP="00FB224F">
      <w:pPr>
        <w:spacing w:line="276" w:lineRule="auto"/>
        <w:rPr>
          <w:rFonts w:cstheme="minorHAnsi"/>
        </w:rPr>
      </w:pPr>
      <w:r w:rsidRPr="00FB224F">
        <w:rPr>
          <w:rFonts w:cstheme="minorHAnsi"/>
        </w:rPr>
        <w:t xml:space="preserve">By adding a unique identifier as a primary </w:t>
      </w:r>
      <w:r w:rsidR="00FB224F" w:rsidRPr="00FB224F">
        <w:rPr>
          <w:rFonts w:cstheme="minorHAnsi"/>
        </w:rPr>
        <w:t>key,</w:t>
      </w:r>
      <w:r w:rsidRPr="00FB224F">
        <w:rPr>
          <w:rFonts w:cstheme="minorHAnsi"/>
        </w:rPr>
        <w:t xml:space="preserve"> we get:</w:t>
      </w:r>
    </w:p>
    <w:p w14:paraId="2B3F01E3" w14:textId="21BA9984" w:rsidR="007D0FE4" w:rsidRPr="00FB224F" w:rsidRDefault="007D0FE4" w:rsidP="00FB224F">
      <w:pPr>
        <w:spacing w:line="276" w:lineRule="auto"/>
        <w:rPr>
          <w:rFonts w:cstheme="minorHAnsi"/>
        </w:rPr>
      </w:pPr>
      <w:r w:rsidRPr="00FB224F">
        <w:rPr>
          <w:rFonts w:cstheme="minorHAnsi"/>
        </w:rPr>
        <w:t>Location (locationID, campus, building, room)</w:t>
      </w:r>
    </w:p>
    <w:p w14:paraId="2B382367" w14:textId="77777777" w:rsidR="007D0FE4" w:rsidRPr="00FB224F" w:rsidRDefault="007D0FE4" w:rsidP="00FB224F">
      <w:pPr>
        <w:spacing w:line="276" w:lineRule="auto"/>
        <w:rPr>
          <w:rFonts w:cstheme="minorHAnsi"/>
        </w:rPr>
      </w:pPr>
      <w:r w:rsidRPr="00FB224F">
        <w:rPr>
          <w:rFonts w:cstheme="minorHAnsi"/>
          <w:b/>
          <w:bCs/>
        </w:rPr>
        <w:t>Primary Key</w:t>
      </w:r>
      <w:r w:rsidRPr="00FB224F">
        <w:rPr>
          <w:rFonts w:cstheme="minorHAnsi"/>
        </w:rPr>
        <w:t xml:space="preserve"> locationID</w:t>
      </w:r>
    </w:p>
    <w:p w14:paraId="2437BFFF" w14:textId="77777777" w:rsidR="007D0FE4" w:rsidRPr="00FB224F" w:rsidRDefault="007D0FE4" w:rsidP="00FB224F">
      <w:pPr>
        <w:spacing w:line="276" w:lineRule="auto"/>
        <w:rPr>
          <w:rFonts w:cstheme="minorHAnsi"/>
        </w:rPr>
      </w:pPr>
      <w:r w:rsidRPr="00FB224F">
        <w:rPr>
          <w:rFonts w:cstheme="minorHAnsi"/>
        </w:rPr>
        <w:t>Functional Dependency</w:t>
      </w:r>
    </w:p>
    <w:p w14:paraId="09CD6372" w14:textId="6AFB7286" w:rsidR="007D0FE4" w:rsidRPr="00FB224F" w:rsidRDefault="007D0FE4" w:rsidP="00FB224F">
      <w:pPr>
        <w:pStyle w:val="ListBullet"/>
        <w:spacing w:line="276" w:lineRule="auto"/>
        <w:rPr>
          <w:rFonts w:cstheme="minorHAnsi"/>
        </w:rPr>
      </w:pPr>
      <w:r w:rsidRPr="00FB224F">
        <w:rPr>
          <w:rFonts w:cstheme="minorHAnsi"/>
        </w:rPr>
        <w:t>locationID</w:t>
      </w:r>
      <w:r w:rsidR="005E7A21" w:rsidRPr="00FB224F">
        <w:rPr>
          <w:rFonts w:cstheme="minorHAnsi"/>
        </w:rPr>
        <w:t xml:space="preserve"> </w:t>
      </w:r>
      <w:r w:rsidRPr="00FB224F">
        <w:rPr>
          <w:rFonts w:ascii="Wingdings" w:eastAsia="Wingdings" w:hAnsi="Wingdings" w:cstheme="minorHAnsi"/>
        </w:rPr>
        <w:t>à</w:t>
      </w:r>
      <w:r w:rsidRPr="00FB224F">
        <w:rPr>
          <w:rFonts w:cstheme="minorHAnsi"/>
        </w:rPr>
        <w:t xml:space="preserve"> campus, building, room</w:t>
      </w:r>
    </w:p>
    <w:p w14:paraId="276CBCAB" w14:textId="77777777" w:rsidR="007D0FE4" w:rsidRPr="00FB224F" w:rsidRDefault="007D0FE4" w:rsidP="00FB224F">
      <w:pPr>
        <w:pStyle w:val="ListBullet"/>
        <w:spacing w:line="276" w:lineRule="auto"/>
        <w:rPr>
          <w:rFonts w:cstheme="minorHAnsi"/>
        </w:rPr>
      </w:pPr>
      <w:r w:rsidRPr="00FB224F">
        <w:rPr>
          <w:rFonts w:cstheme="minorHAnsi"/>
        </w:rPr>
        <w:t>In 1</w:t>
      </w:r>
      <w:r w:rsidRPr="00FB224F">
        <w:rPr>
          <w:rFonts w:cstheme="minorHAnsi"/>
          <w:vertAlign w:val="superscript"/>
        </w:rPr>
        <w:t>st</w:t>
      </w:r>
      <w:r w:rsidRPr="00FB224F">
        <w:rPr>
          <w:rFonts w:cstheme="minorHAnsi"/>
        </w:rPr>
        <w:t xml:space="preserve"> form</w:t>
      </w:r>
    </w:p>
    <w:p w14:paraId="118EC510" w14:textId="77777777" w:rsidR="007D0FE4" w:rsidRPr="00FB224F" w:rsidRDefault="007D0FE4" w:rsidP="00FB224F">
      <w:pPr>
        <w:pStyle w:val="ListBullet"/>
        <w:spacing w:line="276" w:lineRule="auto"/>
        <w:rPr>
          <w:rFonts w:cstheme="minorHAnsi"/>
        </w:rPr>
      </w:pPr>
      <w:r w:rsidRPr="00FB224F">
        <w:rPr>
          <w:rFonts w:cstheme="minorHAnsi"/>
        </w:rPr>
        <w:t>Contains no partial dependencies</w:t>
      </w:r>
    </w:p>
    <w:p w14:paraId="2D2AC198" w14:textId="77777777" w:rsidR="007D0FE4" w:rsidRPr="00FB224F" w:rsidRDefault="007D0FE4" w:rsidP="00FB224F">
      <w:pPr>
        <w:spacing w:line="276" w:lineRule="auto"/>
        <w:rPr>
          <w:rFonts w:cstheme="minorHAnsi"/>
        </w:rPr>
      </w:pPr>
      <w:r w:rsidRPr="00FB224F">
        <w:rPr>
          <w:rFonts w:cstheme="minorHAnsi"/>
        </w:rPr>
        <w:lastRenderedPageBreak/>
        <w:t>3</w:t>
      </w:r>
      <w:r w:rsidRPr="00FB224F">
        <w:rPr>
          <w:rFonts w:cstheme="minorHAnsi"/>
          <w:vertAlign w:val="superscript"/>
        </w:rPr>
        <w:t>rd</w:t>
      </w:r>
      <w:r w:rsidRPr="00FB224F">
        <w:rPr>
          <w:rFonts w:cstheme="minorHAnsi"/>
        </w:rPr>
        <w:t xml:space="preserve"> Normal Form</w:t>
      </w:r>
    </w:p>
    <w:p w14:paraId="5C51A255" w14:textId="77777777" w:rsidR="007D0FE4" w:rsidRPr="00FB224F" w:rsidRDefault="007D0FE4" w:rsidP="00FB224F">
      <w:pPr>
        <w:pStyle w:val="ListBullet"/>
        <w:spacing w:line="276" w:lineRule="auto"/>
        <w:rPr>
          <w:rFonts w:cstheme="minorHAnsi"/>
        </w:rPr>
      </w:pPr>
      <w:r w:rsidRPr="00FB224F">
        <w:rPr>
          <w:rFonts w:cstheme="minorHAnsi"/>
        </w:rPr>
        <w:t>In 1</w:t>
      </w:r>
      <w:r w:rsidRPr="00FB224F">
        <w:rPr>
          <w:rFonts w:cstheme="minorHAnsi"/>
          <w:vertAlign w:val="superscript"/>
        </w:rPr>
        <w:t>st</w:t>
      </w:r>
      <w:r w:rsidRPr="00FB224F">
        <w:rPr>
          <w:rFonts w:cstheme="minorHAnsi"/>
        </w:rPr>
        <w:t>, and 2</w:t>
      </w:r>
      <w:r w:rsidRPr="00FB224F">
        <w:rPr>
          <w:rFonts w:cstheme="minorHAnsi"/>
          <w:vertAlign w:val="superscript"/>
        </w:rPr>
        <w:t>nd</w:t>
      </w:r>
      <w:r w:rsidRPr="00FB224F">
        <w:rPr>
          <w:rFonts w:cstheme="minorHAnsi"/>
        </w:rPr>
        <w:t xml:space="preserve"> form</w:t>
      </w:r>
    </w:p>
    <w:p w14:paraId="42CD86F9" w14:textId="77777777" w:rsidR="007D0FE4" w:rsidRPr="00FB224F" w:rsidRDefault="007D0FE4" w:rsidP="00FB224F">
      <w:pPr>
        <w:pStyle w:val="ListBullet"/>
        <w:spacing w:line="276" w:lineRule="auto"/>
        <w:rPr>
          <w:rFonts w:cstheme="minorHAnsi"/>
        </w:rPr>
      </w:pPr>
      <w:r w:rsidRPr="00FB224F">
        <w:rPr>
          <w:rFonts w:cstheme="minorHAnsi"/>
        </w:rPr>
        <w:t>Contains no functional dependencies</w:t>
      </w:r>
    </w:p>
    <w:p w14:paraId="61BFCE1B" w14:textId="77777777" w:rsidR="007D0FE4" w:rsidRPr="00FB224F" w:rsidRDefault="007D0FE4" w:rsidP="00FB224F">
      <w:pPr>
        <w:spacing w:line="276" w:lineRule="auto"/>
        <w:rPr>
          <w:rFonts w:cstheme="minorHAnsi"/>
        </w:rPr>
      </w:pPr>
      <w:r w:rsidRPr="00FB224F">
        <w:rPr>
          <w:rFonts w:cstheme="minorHAnsi"/>
        </w:rPr>
        <w:t>Boyce-Codd Normal Form</w:t>
      </w:r>
    </w:p>
    <w:p w14:paraId="1652BEDF" w14:textId="77777777" w:rsidR="007D0FE4" w:rsidRPr="00FB224F" w:rsidRDefault="007D0FE4" w:rsidP="00FB224F">
      <w:pPr>
        <w:pStyle w:val="ListBullet"/>
        <w:spacing w:line="276" w:lineRule="auto"/>
        <w:rPr>
          <w:rFonts w:cstheme="minorHAnsi"/>
        </w:rPr>
      </w:pPr>
      <w:r w:rsidRPr="00FB224F">
        <w:rPr>
          <w:rFonts w:cstheme="minorHAnsi"/>
        </w:rPr>
        <w:t>In 1</w:t>
      </w:r>
      <w:r w:rsidRPr="00FB224F">
        <w:rPr>
          <w:rFonts w:cstheme="minorHAnsi"/>
          <w:vertAlign w:val="superscript"/>
        </w:rPr>
        <w:t>st</w:t>
      </w:r>
      <w:r w:rsidRPr="00FB224F">
        <w:rPr>
          <w:rFonts w:cstheme="minorHAnsi"/>
        </w:rPr>
        <w:t>, 2</w:t>
      </w:r>
      <w:r w:rsidRPr="00FB224F">
        <w:rPr>
          <w:rFonts w:cstheme="minorHAnsi"/>
          <w:vertAlign w:val="superscript"/>
        </w:rPr>
        <w:t>nd</w:t>
      </w:r>
      <w:r w:rsidRPr="00FB224F">
        <w:rPr>
          <w:rFonts w:cstheme="minorHAnsi"/>
        </w:rPr>
        <w:t>, and 3</w:t>
      </w:r>
      <w:r w:rsidRPr="00FB224F">
        <w:rPr>
          <w:rFonts w:cstheme="minorHAnsi"/>
          <w:vertAlign w:val="superscript"/>
        </w:rPr>
        <w:t>rd</w:t>
      </w:r>
      <w:r w:rsidRPr="00FB224F">
        <w:rPr>
          <w:rFonts w:cstheme="minorHAnsi"/>
        </w:rPr>
        <w:t xml:space="preserve"> form</w:t>
      </w:r>
    </w:p>
    <w:p w14:paraId="7F713B69" w14:textId="77777777" w:rsidR="007D0FE4" w:rsidRPr="00FB224F" w:rsidRDefault="007D0FE4" w:rsidP="00FB224F">
      <w:pPr>
        <w:pStyle w:val="ListBullet"/>
        <w:spacing w:line="276" w:lineRule="auto"/>
        <w:rPr>
          <w:rFonts w:cstheme="minorHAnsi"/>
        </w:rPr>
      </w:pPr>
      <w:r w:rsidRPr="00FB224F">
        <w:rPr>
          <w:rFonts w:cstheme="minorHAnsi"/>
        </w:rPr>
        <w:t>Every functional dependency is a candidate key</w:t>
      </w:r>
    </w:p>
    <w:p w14:paraId="36013982" w14:textId="77777777" w:rsidR="007D0FE4" w:rsidRPr="00FB224F" w:rsidRDefault="007D0FE4" w:rsidP="00FB224F">
      <w:pPr>
        <w:spacing w:line="276" w:lineRule="auto"/>
        <w:rPr>
          <w:rFonts w:cstheme="minorHAnsi"/>
        </w:rPr>
      </w:pPr>
      <w:r w:rsidRPr="00FB224F">
        <w:rPr>
          <w:rFonts w:cstheme="minorHAnsi"/>
        </w:rPr>
        <w:t>Therefore:</w:t>
      </w:r>
    </w:p>
    <w:p w14:paraId="68080E8F" w14:textId="77777777" w:rsidR="007D0FE4" w:rsidRPr="00FB224F" w:rsidRDefault="007D0FE4" w:rsidP="00FB224F">
      <w:pPr>
        <w:pStyle w:val="ListBullet"/>
        <w:spacing w:line="276" w:lineRule="auto"/>
        <w:rPr>
          <w:rFonts w:cstheme="minorHAnsi"/>
        </w:rPr>
      </w:pPr>
      <w:r w:rsidRPr="00FB224F">
        <w:rPr>
          <w:rFonts w:cstheme="minorHAnsi"/>
        </w:rPr>
        <w:t>Location is in Boyce-Codd Form</w:t>
      </w:r>
    </w:p>
    <w:p w14:paraId="45F4F029" w14:textId="77777777" w:rsidR="004676FD" w:rsidRDefault="004676FD" w:rsidP="004676FD">
      <w:pPr>
        <w:pStyle w:val="ListBullet"/>
        <w:numPr>
          <w:ilvl w:val="0"/>
          <w:numId w:val="0"/>
        </w:numPr>
        <w:ind w:left="360" w:hanging="360"/>
      </w:pPr>
    </w:p>
    <w:p w14:paraId="59824003" w14:textId="0ED2CC69" w:rsidR="004676FD" w:rsidRDefault="004676FD" w:rsidP="004676FD">
      <w:pPr>
        <w:pStyle w:val="Heading3"/>
      </w:pPr>
      <w:bookmarkStart w:id="153" w:name="_Toc114436161"/>
      <w:r>
        <w:t xml:space="preserve">6.15.1 </w:t>
      </w:r>
      <w:r w:rsidR="00083408">
        <w:t>Course</w:t>
      </w:r>
      <w:r>
        <w:t xml:space="preserve"> BCNF Conversion</w:t>
      </w:r>
      <w:bookmarkEnd w:id="153"/>
    </w:p>
    <w:p w14:paraId="3DF9ADA7" w14:textId="7C59ADAA" w:rsidR="00806015" w:rsidRDefault="00806015" w:rsidP="00FB224F">
      <w:pPr>
        <w:spacing w:line="276" w:lineRule="auto"/>
      </w:pPr>
      <w:r>
        <w:t>I have designed this example to explain why the Privilege relation is separate to the Course relation</w:t>
      </w:r>
      <w:r w:rsidR="00E16AAA">
        <w:t>. If Course contained Privilege data:</w:t>
      </w:r>
    </w:p>
    <w:p w14:paraId="01E5ED60" w14:textId="61AA6CC7" w:rsidR="004B17BD" w:rsidRDefault="004B17BD" w:rsidP="00FB224F">
      <w:pPr>
        <w:spacing w:line="276" w:lineRule="auto"/>
      </w:pPr>
      <w:r>
        <w:t>Course (courseID,</w:t>
      </w:r>
      <w:r w:rsidR="00CB0DFC">
        <w:t xml:space="preserve"> privID, </w:t>
      </w:r>
      <w:r>
        <w:t>dateStart</w:t>
      </w:r>
      <w:r w:rsidR="00CB0DFC">
        <w:t>, dateEnd, description, borrowCapacity</w:t>
      </w:r>
      <w:r w:rsidR="008806D5">
        <w:t>)</w:t>
      </w:r>
    </w:p>
    <w:p w14:paraId="7096E2B1" w14:textId="77777777" w:rsidR="004B17BD" w:rsidRPr="0093348E" w:rsidRDefault="004B17BD" w:rsidP="00FB224F">
      <w:pPr>
        <w:spacing w:line="276" w:lineRule="auto"/>
      </w:pPr>
      <w:r w:rsidRPr="0093348E">
        <w:t>Functional Dependency</w:t>
      </w:r>
    </w:p>
    <w:p w14:paraId="1F0B2568" w14:textId="03997974" w:rsidR="00C42862" w:rsidRDefault="00C42862" w:rsidP="00FB224F">
      <w:pPr>
        <w:pStyle w:val="ListBullet"/>
        <w:spacing w:line="276" w:lineRule="auto"/>
      </w:pPr>
      <w:r w:rsidRPr="0093348E">
        <w:t>courseID</w:t>
      </w:r>
      <w:r>
        <w:t xml:space="preserve"> </w:t>
      </w:r>
      <w:r w:rsidRPr="0093348E">
        <w:rPr>
          <w:rFonts w:ascii="Wingdings" w:eastAsia="Wingdings" w:hAnsi="Wingdings" w:cs="Wingdings"/>
        </w:rPr>
        <w:t>à</w:t>
      </w:r>
      <w:r w:rsidRPr="0093348E">
        <w:t xml:space="preserve"> dateStart, dateEnd</w:t>
      </w:r>
      <w:r w:rsidR="003326DE">
        <w:t>, privID</w:t>
      </w:r>
    </w:p>
    <w:p w14:paraId="638275AB" w14:textId="4662DF2E" w:rsidR="00C42862" w:rsidRPr="0093348E" w:rsidRDefault="00C42862" w:rsidP="00FB224F">
      <w:pPr>
        <w:pStyle w:val="ListBullet"/>
        <w:spacing w:line="276" w:lineRule="auto"/>
      </w:pPr>
      <w:r>
        <w:t>privID</w:t>
      </w:r>
      <w:r w:rsidR="003326DE">
        <w:t xml:space="preserve"> </w:t>
      </w:r>
      <w:r w:rsidR="003326DE">
        <w:rPr>
          <w:rFonts w:ascii="Wingdings" w:eastAsia="Wingdings" w:hAnsi="Wingdings" w:cs="Wingdings"/>
        </w:rPr>
        <w:t>à</w:t>
      </w:r>
      <w:r w:rsidR="003326DE">
        <w:t xml:space="preserve"> description, borrowCapacity</w:t>
      </w:r>
    </w:p>
    <w:p w14:paraId="09A6B6D0" w14:textId="77777777" w:rsidR="00C42862" w:rsidRPr="0093348E" w:rsidRDefault="00C42862" w:rsidP="00FB224F">
      <w:pPr>
        <w:pStyle w:val="ListBullet"/>
        <w:numPr>
          <w:ilvl w:val="0"/>
          <w:numId w:val="0"/>
        </w:numPr>
        <w:spacing w:line="276" w:lineRule="auto"/>
      </w:pPr>
      <w:r w:rsidRPr="0093348E">
        <w:t>2</w:t>
      </w:r>
      <w:r w:rsidRPr="0093348E">
        <w:rPr>
          <w:vertAlign w:val="superscript"/>
        </w:rPr>
        <w:t>nd</w:t>
      </w:r>
      <w:r w:rsidRPr="0093348E">
        <w:t xml:space="preserve"> Normal Form</w:t>
      </w:r>
    </w:p>
    <w:p w14:paraId="5BC00D99" w14:textId="77777777" w:rsidR="00C42862" w:rsidRPr="0093348E" w:rsidRDefault="00C42862" w:rsidP="00FB224F">
      <w:pPr>
        <w:pStyle w:val="ListBullet"/>
        <w:spacing w:line="276" w:lineRule="auto"/>
      </w:pPr>
      <w:r w:rsidRPr="0093348E">
        <w:t>In 1</w:t>
      </w:r>
      <w:r w:rsidRPr="0093348E">
        <w:rPr>
          <w:vertAlign w:val="superscript"/>
        </w:rPr>
        <w:t>st</w:t>
      </w:r>
      <w:r w:rsidRPr="0093348E">
        <w:t xml:space="preserve"> form</w:t>
      </w:r>
    </w:p>
    <w:p w14:paraId="71D67DB9" w14:textId="77777777" w:rsidR="00C42862" w:rsidRPr="0093348E" w:rsidRDefault="00C42862" w:rsidP="00FB224F">
      <w:pPr>
        <w:pStyle w:val="ListBullet"/>
        <w:spacing w:line="276" w:lineRule="auto"/>
      </w:pPr>
      <w:r w:rsidRPr="0093348E">
        <w:t>Contains no partial dependencies</w:t>
      </w:r>
    </w:p>
    <w:p w14:paraId="4CA20590" w14:textId="77777777" w:rsidR="00C42862" w:rsidRPr="0093348E" w:rsidRDefault="00C42862" w:rsidP="00FB224F">
      <w:pPr>
        <w:spacing w:line="276" w:lineRule="auto"/>
      </w:pPr>
      <w:r w:rsidRPr="0093348E">
        <w:t>3</w:t>
      </w:r>
      <w:r w:rsidRPr="0093348E">
        <w:rPr>
          <w:vertAlign w:val="superscript"/>
        </w:rPr>
        <w:t>rd</w:t>
      </w:r>
      <w:r w:rsidRPr="0093348E">
        <w:t xml:space="preserve"> Normal Form</w:t>
      </w:r>
    </w:p>
    <w:p w14:paraId="7EBC39C1" w14:textId="77777777" w:rsidR="00C42862" w:rsidRPr="0093348E" w:rsidRDefault="00C42862" w:rsidP="00FB224F">
      <w:pPr>
        <w:pStyle w:val="ListBullet"/>
        <w:spacing w:line="276" w:lineRule="auto"/>
      </w:pPr>
      <w:r w:rsidRPr="0093348E">
        <w:t>In 1</w:t>
      </w:r>
      <w:r w:rsidRPr="0093348E">
        <w:rPr>
          <w:vertAlign w:val="superscript"/>
        </w:rPr>
        <w:t>st</w:t>
      </w:r>
      <w:r w:rsidRPr="0093348E">
        <w:t>, and 2</w:t>
      </w:r>
      <w:r w:rsidRPr="0093348E">
        <w:rPr>
          <w:vertAlign w:val="superscript"/>
        </w:rPr>
        <w:t>nd</w:t>
      </w:r>
      <w:r w:rsidRPr="0093348E">
        <w:t xml:space="preserve"> form</w:t>
      </w:r>
    </w:p>
    <w:p w14:paraId="16009627" w14:textId="06657F6D" w:rsidR="00C42862" w:rsidRDefault="00C42862" w:rsidP="00FB224F">
      <w:pPr>
        <w:pStyle w:val="ListBullet"/>
        <w:spacing w:line="276" w:lineRule="auto"/>
      </w:pPr>
      <w:r w:rsidRPr="0093348E">
        <w:t>Contains</w:t>
      </w:r>
      <w:r w:rsidR="007876A9">
        <w:t xml:space="preserve"> </w:t>
      </w:r>
      <w:r w:rsidRPr="0093348E">
        <w:t>functional dependencies</w:t>
      </w:r>
    </w:p>
    <w:p w14:paraId="7B3FF13B" w14:textId="1EAA0F63" w:rsidR="007876A9" w:rsidRDefault="00FB224F" w:rsidP="00FB224F">
      <w:pPr>
        <w:pStyle w:val="ListBullet"/>
        <w:spacing w:line="276" w:lineRule="auto"/>
      </w:pPr>
      <w:r>
        <w:t>Therefore,</w:t>
      </w:r>
      <w:r w:rsidR="007876A9">
        <w:t xml:space="preserve"> it </w:t>
      </w:r>
      <w:r w:rsidR="00B74AD6">
        <w:t>needs to be changed</w:t>
      </w:r>
    </w:p>
    <w:p w14:paraId="4AB2FD82" w14:textId="77777777" w:rsidR="00B74AD6" w:rsidRDefault="00B74AD6" w:rsidP="00FB224F">
      <w:pPr>
        <w:pStyle w:val="ListBullet"/>
        <w:numPr>
          <w:ilvl w:val="0"/>
          <w:numId w:val="0"/>
        </w:numPr>
        <w:spacing w:line="276" w:lineRule="auto"/>
        <w:ind w:left="360" w:hanging="360"/>
      </w:pPr>
    </w:p>
    <w:p w14:paraId="39BBDE6C" w14:textId="77777777" w:rsidR="008806D5" w:rsidRDefault="00B74AD6" w:rsidP="00FB224F">
      <w:pPr>
        <w:pStyle w:val="ListBullet"/>
        <w:numPr>
          <w:ilvl w:val="0"/>
          <w:numId w:val="0"/>
        </w:numPr>
        <w:spacing w:line="276" w:lineRule="auto"/>
        <w:ind w:left="360" w:hanging="360"/>
      </w:pPr>
      <w:r>
        <w:t xml:space="preserve">This is done by separating </w:t>
      </w:r>
      <w:r w:rsidR="00AA49B9">
        <w:t>privID, description, and borrowCapacity into another relation. This leaves</w:t>
      </w:r>
      <w:r w:rsidR="008806D5">
        <w:t xml:space="preserve"> </w:t>
      </w:r>
      <w:r w:rsidR="00AA49B9">
        <w:t>Course relation</w:t>
      </w:r>
      <w:r w:rsidR="008806D5">
        <w:t xml:space="preserve"> as:</w:t>
      </w:r>
    </w:p>
    <w:p w14:paraId="62715981" w14:textId="77777777" w:rsidR="008806D5" w:rsidRDefault="008806D5" w:rsidP="00FB224F">
      <w:pPr>
        <w:pStyle w:val="ListBullet"/>
        <w:numPr>
          <w:ilvl w:val="0"/>
          <w:numId w:val="0"/>
        </w:numPr>
        <w:spacing w:line="276" w:lineRule="auto"/>
        <w:ind w:left="360" w:hanging="360"/>
      </w:pPr>
    </w:p>
    <w:p w14:paraId="1F9B8FDB" w14:textId="02611BBA" w:rsidR="008806D5" w:rsidRPr="0093348E" w:rsidRDefault="008806D5" w:rsidP="00FB224F">
      <w:pPr>
        <w:pStyle w:val="ListBullet"/>
        <w:numPr>
          <w:ilvl w:val="0"/>
          <w:numId w:val="0"/>
        </w:numPr>
        <w:spacing w:line="276" w:lineRule="auto"/>
        <w:ind w:left="360" w:hanging="360"/>
      </w:pPr>
      <w:r w:rsidRPr="0093348E">
        <w:t>Course (courseID, dateStart, dateEnd)</w:t>
      </w:r>
    </w:p>
    <w:p w14:paraId="2DEA8CB7" w14:textId="77777777" w:rsidR="008806D5" w:rsidRPr="0093348E" w:rsidRDefault="008806D5" w:rsidP="00FB224F">
      <w:pPr>
        <w:spacing w:line="276" w:lineRule="auto"/>
      </w:pPr>
      <w:r w:rsidRPr="0093348E">
        <w:rPr>
          <w:b/>
          <w:bCs/>
        </w:rPr>
        <w:t xml:space="preserve">Primary Key </w:t>
      </w:r>
      <w:r w:rsidRPr="0093348E">
        <w:t>offerID</w:t>
      </w:r>
    </w:p>
    <w:p w14:paraId="533A13BD" w14:textId="77777777" w:rsidR="008806D5" w:rsidRPr="0093348E" w:rsidRDefault="008806D5" w:rsidP="00FB224F">
      <w:pPr>
        <w:spacing w:line="276" w:lineRule="auto"/>
      </w:pPr>
      <w:r w:rsidRPr="0093348E">
        <w:t>Functional Dependency</w:t>
      </w:r>
    </w:p>
    <w:p w14:paraId="76141EE3" w14:textId="5144A1C4" w:rsidR="008806D5" w:rsidRPr="0093348E" w:rsidRDefault="008806D5" w:rsidP="00FB224F">
      <w:pPr>
        <w:pStyle w:val="ListBullet"/>
        <w:spacing w:line="276" w:lineRule="auto"/>
      </w:pPr>
      <w:r w:rsidRPr="0093348E">
        <w:t xml:space="preserve">courseID, memberID </w:t>
      </w:r>
      <w:r w:rsidRPr="0093348E">
        <w:rPr>
          <w:rFonts w:ascii="Wingdings" w:eastAsia="Wingdings" w:hAnsi="Wingdings" w:cs="Wingdings"/>
        </w:rPr>
        <w:t>à</w:t>
      </w:r>
      <w:r w:rsidRPr="0093348E">
        <w:t xml:space="preserve"> </w:t>
      </w:r>
      <w:r w:rsidR="00FB224F" w:rsidRPr="0093348E">
        <w:t>dateStart,</w:t>
      </w:r>
      <w:r w:rsidRPr="0093348E">
        <w:t xml:space="preserve"> dateEnd</w:t>
      </w:r>
    </w:p>
    <w:p w14:paraId="7CF1D383" w14:textId="77777777" w:rsidR="008806D5" w:rsidRPr="0093348E" w:rsidRDefault="008806D5" w:rsidP="00FB224F">
      <w:pPr>
        <w:pStyle w:val="ListBullet"/>
        <w:numPr>
          <w:ilvl w:val="0"/>
          <w:numId w:val="0"/>
        </w:numPr>
        <w:spacing w:line="276" w:lineRule="auto"/>
      </w:pPr>
      <w:r w:rsidRPr="0093348E">
        <w:t>2</w:t>
      </w:r>
      <w:r w:rsidRPr="0093348E">
        <w:rPr>
          <w:vertAlign w:val="superscript"/>
        </w:rPr>
        <w:t>nd</w:t>
      </w:r>
      <w:r w:rsidRPr="0093348E">
        <w:t xml:space="preserve"> Normal Form</w:t>
      </w:r>
    </w:p>
    <w:p w14:paraId="644C3BE7" w14:textId="77777777" w:rsidR="008806D5" w:rsidRPr="0093348E" w:rsidRDefault="008806D5" w:rsidP="00FB224F">
      <w:pPr>
        <w:pStyle w:val="ListBullet"/>
        <w:spacing w:line="276" w:lineRule="auto"/>
      </w:pPr>
      <w:r w:rsidRPr="0093348E">
        <w:t>In 1</w:t>
      </w:r>
      <w:r w:rsidRPr="0093348E">
        <w:rPr>
          <w:vertAlign w:val="superscript"/>
        </w:rPr>
        <w:t>st</w:t>
      </w:r>
      <w:r w:rsidRPr="0093348E">
        <w:t xml:space="preserve"> form</w:t>
      </w:r>
    </w:p>
    <w:p w14:paraId="5BA2FBBC" w14:textId="77777777" w:rsidR="008806D5" w:rsidRPr="0093348E" w:rsidRDefault="008806D5" w:rsidP="00FB224F">
      <w:pPr>
        <w:pStyle w:val="ListBullet"/>
        <w:spacing w:line="276" w:lineRule="auto"/>
      </w:pPr>
      <w:r w:rsidRPr="0093348E">
        <w:t>Contains no partial dependencies</w:t>
      </w:r>
    </w:p>
    <w:p w14:paraId="16A04DF1" w14:textId="77777777" w:rsidR="008806D5" w:rsidRPr="0093348E" w:rsidRDefault="008806D5" w:rsidP="00FB224F">
      <w:pPr>
        <w:spacing w:line="276" w:lineRule="auto"/>
      </w:pPr>
      <w:r w:rsidRPr="0093348E">
        <w:t>3</w:t>
      </w:r>
      <w:r w:rsidRPr="0093348E">
        <w:rPr>
          <w:vertAlign w:val="superscript"/>
        </w:rPr>
        <w:t>rd</w:t>
      </w:r>
      <w:r w:rsidRPr="0093348E">
        <w:t xml:space="preserve"> Normal Form</w:t>
      </w:r>
    </w:p>
    <w:p w14:paraId="1EDAC695" w14:textId="77777777" w:rsidR="008806D5" w:rsidRPr="0093348E" w:rsidRDefault="008806D5" w:rsidP="00FB224F">
      <w:pPr>
        <w:pStyle w:val="ListBullet"/>
        <w:spacing w:line="276" w:lineRule="auto"/>
      </w:pPr>
      <w:r w:rsidRPr="0093348E">
        <w:t>In 1</w:t>
      </w:r>
      <w:r w:rsidRPr="0093348E">
        <w:rPr>
          <w:vertAlign w:val="superscript"/>
        </w:rPr>
        <w:t>st</w:t>
      </w:r>
      <w:r w:rsidRPr="0093348E">
        <w:t>, and 2</w:t>
      </w:r>
      <w:r w:rsidRPr="0093348E">
        <w:rPr>
          <w:vertAlign w:val="superscript"/>
        </w:rPr>
        <w:t>nd</w:t>
      </w:r>
      <w:r w:rsidRPr="0093348E">
        <w:t xml:space="preserve"> form</w:t>
      </w:r>
    </w:p>
    <w:p w14:paraId="4A01062A" w14:textId="77777777" w:rsidR="008806D5" w:rsidRPr="0093348E" w:rsidRDefault="008806D5" w:rsidP="00FB224F">
      <w:pPr>
        <w:pStyle w:val="ListBullet"/>
        <w:spacing w:line="276" w:lineRule="auto"/>
      </w:pPr>
      <w:r w:rsidRPr="0093348E">
        <w:lastRenderedPageBreak/>
        <w:t>Contains no functional dependencies</w:t>
      </w:r>
    </w:p>
    <w:p w14:paraId="24565067" w14:textId="77777777" w:rsidR="008806D5" w:rsidRPr="0093348E" w:rsidRDefault="008806D5" w:rsidP="00FB224F">
      <w:pPr>
        <w:spacing w:line="276" w:lineRule="auto"/>
      </w:pPr>
      <w:r w:rsidRPr="0093348E">
        <w:t>Boyce-Codd Normal Form</w:t>
      </w:r>
    </w:p>
    <w:p w14:paraId="1E573C69" w14:textId="77777777" w:rsidR="008806D5" w:rsidRPr="0093348E" w:rsidRDefault="008806D5" w:rsidP="00FB224F">
      <w:pPr>
        <w:pStyle w:val="ListBullet"/>
        <w:spacing w:line="276" w:lineRule="auto"/>
      </w:pPr>
      <w:r w:rsidRPr="0093348E">
        <w:t>In 1</w:t>
      </w:r>
      <w:r w:rsidRPr="0093348E">
        <w:rPr>
          <w:vertAlign w:val="superscript"/>
        </w:rPr>
        <w:t>st</w:t>
      </w:r>
      <w:r w:rsidRPr="0093348E">
        <w:t>, 2</w:t>
      </w:r>
      <w:r w:rsidRPr="0093348E">
        <w:rPr>
          <w:vertAlign w:val="superscript"/>
        </w:rPr>
        <w:t>nd</w:t>
      </w:r>
      <w:r w:rsidRPr="0093348E">
        <w:t>, and 3</w:t>
      </w:r>
      <w:r w:rsidRPr="0093348E">
        <w:rPr>
          <w:vertAlign w:val="superscript"/>
        </w:rPr>
        <w:t>rd</w:t>
      </w:r>
      <w:r w:rsidRPr="0093348E">
        <w:t xml:space="preserve"> form</w:t>
      </w:r>
    </w:p>
    <w:p w14:paraId="13B55C71" w14:textId="77777777" w:rsidR="008806D5" w:rsidRPr="0093348E" w:rsidRDefault="008806D5" w:rsidP="00FB224F">
      <w:pPr>
        <w:pStyle w:val="ListBullet"/>
        <w:spacing w:line="276" w:lineRule="auto"/>
      </w:pPr>
      <w:r w:rsidRPr="0093348E">
        <w:t>Every functional dependency is a candidate key</w:t>
      </w:r>
    </w:p>
    <w:p w14:paraId="2FA81BCA" w14:textId="77777777" w:rsidR="008806D5" w:rsidRPr="0093348E" w:rsidRDefault="008806D5" w:rsidP="00FB224F">
      <w:pPr>
        <w:spacing w:line="276" w:lineRule="auto"/>
      </w:pPr>
      <w:r w:rsidRPr="0093348E">
        <w:t>Therefore:</w:t>
      </w:r>
    </w:p>
    <w:p w14:paraId="5F3EEBD3" w14:textId="77777777" w:rsidR="008806D5" w:rsidRDefault="008806D5" w:rsidP="00FB224F">
      <w:pPr>
        <w:pStyle w:val="ListBullet"/>
        <w:spacing w:line="276" w:lineRule="auto"/>
      </w:pPr>
      <w:r w:rsidRPr="0093348E">
        <w:t>Course is in Boyce-Codd Form</w:t>
      </w:r>
    </w:p>
    <w:p w14:paraId="280BBF7E" w14:textId="77777777" w:rsidR="008806D5" w:rsidRDefault="008806D5" w:rsidP="00FB224F">
      <w:pPr>
        <w:pStyle w:val="ListBullet"/>
        <w:numPr>
          <w:ilvl w:val="0"/>
          <w:numId w:val="0"/>
        </w:numPr>
        <w:spacing w:line="276" w:lineRule="auto"/>
        <w:ind w:left="360" w:hanging="360"/>
      </w:pPr>
    </w:p>
    <w:p w14:paraId="4490396C" w14:textId="674D6396" w:rsidR="008806D5" w:rsidRDefault="008806D5" w:rsidP="00FB224F">
      <w:pPr>
        <w:pStyle w:val="ListBullet"/>
        <w:numPr>
          <w:ilvl w:val="0"/>
          <w:numId w:val="0"/>
        </w:numPr>
        <w:spacing w:line="276" w:lineRule="auto"/>
        <w:ind w:left="360" w:hanging="360"/>
      </w:pPr>
      <w:r>
        <w:t xml:space="preserve">Finally, </w:t>
      </w:r>
      <w:r w:rsidR="00C16E10">
        <w:t>the new relation Privilege becomes:</w:t>
      </w:r>
    </w:p>
    <w:p w14:paraId="765CDC7B" w14:textId="77777777" w:rsidR="00C16E10" w:rsidRPr="0093348E" w:rsidRDefault="00C16E10" w:rsidP="00FB224F">
      <w:pPr>
        <w:spacing w:line="276" w:lineRule="auto"/>
      </w:pPr>
      <w:r w:rsidRPr="0093348E">
        <w:t>Privilege (privID, courseID, description, borrowCapacity)</w:t>
      </w:r>
    </w:p>
    <w:p w14:paraId="63835C4F" w14:textId="77777777" w:rsidR="00C16E10" w:rsidRPr="0093348E" w:rsidRDefault="00C16E10" w:rsidP="00FB224F">
      <w:pPr>
        <w:spacing w:line="276" w:lineRule="auto"/>
      </w:pPr>
      <w:r w:rsidRPr="0093348E">
        <w:rPr>
          <w:b/>
          <w:bCs/>
        </w:rPr>
        <w:t>Primary Key</w:t>
      </w:r>
      <w:r w:rsidRPr="0093348E">
        <w:t xml:space="preserve"> privID</w:t>
      </w:r>
    </w:p>
    <w:p w14:paraId="417925D4" w14:textId="77777777" w:rsidR="00C16E10" w:rsidRPr="0093348E" w:rsidRDefault="00C16E10" w:rsidP="00FB224F">
      <w:pPr>
        <w:spacing w:line="276" w:lineRule="auto"/>
      </w:pPr>
      <w:r w:rsidRPr="0093348E">
        <w:rPr>
          <w:b/>
          <w:bCs/>
        </w:rPr>
        <w:t>Foreign Key</w:t>
      </w:r>
      <w:r w:rsidRPr="0093348E">
        <w:t xml:space="preserve"> courseID references Course(courseID)</w:t>
      </w:r>
    </w:p>
    <w:p w14:paraId="5FAD1BC4" w14:textId="77777777" w:rsidR="00C16E10" w:rsidRPr="0093348E" w:rsidRDefault="00C16E10" w:rsidP="00FB224F">
      <w:pPr>
        <w:spacing w:line="276" w:lineRule="auto"/>
        <w:rPr>
          <w:b/>
          <w:bCs/>
        </w:rPr>
      </w:pPr>
      <w:r w:rsidRPr="0093348E">
        <w:rPr>
          <w:b/>
          <w:bCs/>
        </w:rPr>
        <w:t>ON UPDATE CASCADE, ON DELETE NO ACTION</w:t>
      </w:r>
    </w:p>
    <w:p w14:paraId="0F0F21AC" w14:textId="77777777" w:rsidR="00C16E10" w:rsidRPr="0093348E" w:rsidRDefault="00C16E10" w:rsidP="00FB224F">
      <w:pPr>
        <w:spacing w:line="276" w:lineRule="auto"/>
      </w:pPr>
      <w:r w:rsidRPr="0093348E">
        <w:t>Functional Dependency</w:t>
      </w:r>
    </w:p>
    <w:p w14:paraId="528B7370" w14:textId="77777777" w:rsidR="00C16E10" w:rsidRPr="0093348E" w:rsidRDefault="00C16E10" w:rsidP="00FB224F">
      <w:pPr>
        <w:pStyle w:val="ListBullet"/>
        <w:spacing w:line="276" w:lineRule="auto"/>
      </w:pPr>
      <w:r w:rsidRPr="0093348E">
        <w:t xml:space="preserve">privID, courseID </w:t>
      </w:r>
      <w:r w:rsidRPr="0093348E">
        <w:rPr>
          <w:rFonts w:ascii="Wingdings" w:eastAsia="Wingdings" w:hAnsi="Wingdings" w:cs="Wingdings"/>
        </w:rPr>
        <w:t>à</w:t>
      </w:r>
      <w:r w:rsidRPr="0093348E">
        <w:t xml:space="preserve"> description, borrowCapacity </w:t>
      </w:r>
    </w:p>
    <w:p w14:paraId="4AD8731E" w14:textId="77777777" w:rsidR="00C16E10" w:rsidRPr="00FB224F" w:rsidRDefault="00C16E10" w:rsidP="00FB224F">
      <w:pPr>
        <w:pStyle w:val="ListBullet"/>
        <w:numPr>
          <w:ilvl w:val="0"/>
          <w:numId w:val="0"/>
        </w:numPr>
        <w:spacing w:line="276" w:lineRule="auto"/>
      </w:pPr>
      <w:r w:rsidRPr="00FB224F">
        <w:t>2</w:t>
      </w:r>
      <w:r w:rsidRPr="00FB224F">
        <w:rPr>
          <w:vertAlign w:val="superscript"/>
        </w:rPr>
        <w:t>nd</w:t>
      </w:r>
      <w:r w:rsidRPr="00FB224F">
        <w:t xml:space="preserve"> Normal Form</w:t>
      </w:r>
    </w:p>
    <w:p w14:paraId="6CC52129" w14:textId="77777777" w:rsidR="00C16E10" w:rsidRPr="0093348E" w:rsidRDefault="00C16E10" w:rsidP="00FB224F">
      <w:pPr>
        <w:pStyle w:val="ListBullet"/>
        <w:spacing w:line="276" w:lineRule="auto"/>
      </w:pPr>
      <w:r w:rsidRPr="0093348E">
        <w:t>In 1</w:t>
      </w:r>
      <w:r w:rsidRPr="0093348E">
        <w:rPr>
          <w:vertAlign w:val="superscript"/>
        </w:rPr>
        <w:t>st</w:t>
      </w:r>
      <w:r w:rsidRPr="0093348E">
        <w:t xml:space="preserve"> form</w:t>
      </w:r>
    </w:p>
    <w:p w14:paraId="619604E0" w14:textId="77777777" w:rsidR="00C16E10" w:rsidRPr="0093348E" w:rsidRDefault="00C16E10" w:rsidP="00FB224F">
      <w:pPr>
        <w:pStyle w:val="ListBullet"/>
        <w:spacing w:line="276" w:lineRule="auto"/>
      </w:pPr>
      <w:r w:rsidRPr="0093348E">
        <w:t>Contains no partial dependencies</w:t>
      </w:r>
    </w:p>
    <w:p w14:paraId="5345DD44" w14:textId="77777777" w:rsidR="00C16E10" w:rsidRPr="00FB224F" w:rsidRDefault="00C16E10" w:rsidP="00FB224F">
      <w:pPr>
        <w:spacing w:line="276" w:lineRule="auto"/>
      </w:pPr>
      <w:r w:rsidRPr="00FB224F">
        <w:t>3</w:t>
      </w:r>
      <w:r w:rsidRPr="00FB224F">
        <w:rPr>
          <w:vertAlign w:val="superscript"/>
        </w:rPr>
        <w:t>rd</w:t>
      </w:r>
      <w:r w:rsidRPr="00FB224F">
        <w:t xml:space="preserve"> Normal Form</w:t>
      </w:r>
    </w:p>
    <w:p w14:paraId="3A465604" w14:textId="77777777" w:rsidR="00C16E10" w:rsidRPr="0093348E" w:rsidRDefault="00C16E10" w:rsidP="00FB224F">
      <w:pPr>
        <w:pStyle w:val="ListBullet"/>
        <w:spacing w:line="276" w:lineRule="auto"/>
      </w:pPr>
      <w:r w:rsidRPr="0093348E">
        <w:t>In 1</w:t>
      </w:r>
      <w:r w:rsidRPr="0093348E">
        <w:rPr>
          <w:vertAlign w:val="superscript"/>
        </w:rPr>
        <w:t>st</w:t>
      </w:r>
      <w:r w:rsidRPr="0093348E">
        <w:t>, and 2</w:t>
      </w:r>
      <w:r w:rsidRPr="0093348E">
        <w:rPr>
          <w:vertAlign w:val="superscript"/>
        </w:rPr>
        <w:t>nd</w:t>
      </w:r>
      <w:r w:rsidRPr="0093348E">
        <w:t xml:space="preserve"> form</w:t>
      </w:r>
    </w:p>
    <w:p w14:paraId="375EA8E7" w14:textId="77777777" w:rsidR="00C16E10" w:rsidRPr="0093348E" w:rsidRDefault="00C16E10" w:rsidP="00FB224F">
      <w:pPr>
        <w:pStyle w:val="ListBullet"/>
        <w:spacing w:line="276" w:lineRule="auto"/>
      </w:pPr>
      <w:r w:rsidRPr="0093348E">
        <w:t>Contains no functional dependencies</w:t>
      </w:r>
    </w:p>
    <w:p w14:paraId="45826A67" w14:textId="77777777" w:rsidR="00C16E10" w:rsidRPr="00FB224F" w:rsidRDefault="00C16E10" w:rsidP="00FB224F">
      <w:pPr>
        <w:spacing w:line="276" w:lineRule="auto"/>
      </w:pPr>
      <w:r w:rsidRPr="00FB224F">
        <w:t>Boyce-Codd Normal Form</w:t>
      </w:r>
    </w:p>
    <w:p w14:paraId="3738CC02" w14:textId="77777777" w:rsidR="00C16E10" w:rsidRPr="0093348E" w:rsidRDefault="00C16E10" w:rsidP="00FB224F">
      <w:pPr>
        <w:pStyle w:val="ListBullet"/>
        <w:spacing w:line="276" w:lineRule="auto"/>
      </w:pPr>
      <w:r w:rsidRPr="0093348E">
        <w:t>In 1</w:t>
      </w:r>
      <w:r w:rsidRPr="0093348E">
        <w:rPr>
          <w:vertAlign w:val="superscript"/>
        </w:rPr>
        <w:t>st</w:t>
      </w:r>
      <w:r w:rsidRPr="0093348E">
        <w:t>, 2</w:t>
      </w:r>
      <w:r w:rsidRPr="0093348E">
        <w:rPr>
          <w:vertAlign w:val="superscript"/>
        </w:rPr>
        <w:t>nd</w:t>
      </w:r>
      <w:r w:rsidRPr="0093348E">
        <w:t>, and 3</w:t>
      </w:r>
      <w:r w:rsidRPr="0093348E">
        <w:rPr>
          <w:vertAlign w:val="superscript"/>
        </w:rPr>
        <w:t>rd</w:t>
      </w:r>
      <w:r w:rsidRPr="0093348E">
        <w:t xml:space="preserve"> form</w:t>
      </w:r>
    </w:p>
    <w:p w14:paraId="18F7335C" w14:textId="77777777" w:rsidR="00C16E10" w:rsidRPr="0093348E" w:rsidRDefault="00C16E10" w:rsidP="00FB224F">
      <w:pPr>
        <w:pStyle w:val="ListBullet"/>
        <w:spacing w:line="276" w:lineRule="auto"/>
      </w:pPr>
      <w:r w:rsidRPr="0093348E">
        <w:t>Every functional dependency is a candidate key</w:t>
      </w:r>
    </w:p>
    <w:p w14:paraId="5E7A0099" w14:textId="77777777" w:rsidR="00C16E10" w:rsidRPr="0093348E" w:rsidRDefault="00C16E10" w:rsidP="00FB224F">
      <w:pPr>
        <w:spacing w:line="276" w:lineRule="auto"/>
      </w:pPr>
      <w:r w:rsidRPr="0093348E">
        <w:t>Therefore:</w:t>
      </w:r>
    </w:p>
    <w:p w14:paraId="0975E5EC" w14:textId="77777777" w:rsidR="00C16E10" w:rsidRPr="0093348E" w:rsidRDefault="00C16E10" w:rsidP="00FB224F">
      <w:pPr>
        <w:pStyle w:val="ListBullet"/>
        <w:spacing w:line="276" w:lineRule="auto"/>
      </w:pPr>
      <w:r w:rsidRPr="0093348E">
        <w:t>Privilege is in Boyce-Codd Form</w:t>
      </w:r>
    </w:p>
    <w:p w14:paraId="14978355" w14:textId="77777777" w:rsidR="00E16AAA" w:rsidRPr="00806015" w:rsidRDefault="00E16AAA" w:rsidP="00806015"/>
    <w:p w14:paraId="151B75C8" w14:textId="77777777" w:rsidR="004676FD" w:rsidRPr="002A51BF" w:rsidRDefault="004676FD" w:rsidP="004676FD">
      <w:pPr>
        <w:pStyle w:val="ListBullet"/>
        <w:numPr>
          <w:ilvl w:val="0"/>
          <w:numId w:val="0"/>
        </w:numPr>
        <w:ind w:left="360" w:hanging="360"/>
      </w:pPr>
    </w:p>
    <w:p w14:paraId="496C5550" w14:textId="5802676E" w:rsidR="007D0FE4" w:rsidRDefault="007D0FE4" w:rsidP="007D0FE4">
      <w:pPr>
        <w:pStyle w:val="ListBullet"/>
        <w:numPr>
          <w:ilvl w:val="0"/>
          <w:numId w:val="0"/>
        </w:numPr>
        <w:ind w:left="360" w:hanging="360"/>
      </w:pPr>
    </w:p>
    <w:p w14:paraId="4BA5D9AA" w14:textId="349C1F3B" w:rsidR="004450E5" w:rsidRDefault="004450E5" w:rsidP="004A6FDD">
      <w:pPr>
        <w:pStyle w:val="Default"/>
        <w:rPr>
          <w:sz w:val="23"/>
          <w:szCs w:val="23"/>
        </w:rPr>
      </w:pPr>
    </w:p>
    <w:p w14:paraId="62B6A11B" w14:textId="134F69C5" w:rsidR="004450E5" w:rsidRDefault="004450E5" w:rsidP="004A6FDD">
      <w:pPr>
        <w:pStyle w:val="Default"/>
        <w:rPr>
          <w:sz w:val="23"/>
          <w:szCs w:val="23"/>
        </w:rPr>
      </w:pPr>
    </w:p>
    <w:p w14:paraId="77425931" w14:textId="77777777" w:rsidR="005A2B5A" w:rsidRDefault="005A2B5A" w:rsidP="004A6FDD">
      <w:pPr>
        <w:pStyle w:val="Default"/>
        <w:rPr>
          <w:sz w:val="23"/>
          <w:szCs w:val="23"/>
        </w:rPr>
      </w:pPr>
    </w:p>
    <w:p w14:paraId="699B3A8F" w14:textId="77777777" w:rsidR="00C14F7B" w:rsidRPr="00B030BC" w:rsidRDefault="00C14F7B" w:rsidP="004A6FDD">
      <w:pPr>
        <w:pStyle w:val="Default"/>
        <w:rPr>
          <w:sz w:val="23"/>
          <w:szCs w:val="23"/>
        </w:rPr>
      </w:pPr>
    </w:p>
    <w:p w14:paraId="59B0F392" w14:textId="77777777" w:rsidR="00C62E95" w:rsidRDefault="00C62E95" w:rsidP="00C62E95">
      <w:pPr>
        <w:rPr>
          <w:ins w:id="154" w:author="Kamran Shaukat" w:date="2022-10-03T20:06:00Z"/>
        </w:rPr>
      </w:pPr>
      <w:ins w:id="155" w:author="Kamran Shaukat" w:date="2022-10-03T20:06:00Z">
        <w:r>
          <w:t>Normalization Total: 40</w:t>
        </w:r>
      </w:ins>
    </w:p>
    <w:p w14:paraId="747D01BA" w14:textId="77777777" w:rsidR="00C62E95" w:rsidRDefault="00C62E95" w:rsidP="00C62E95">
      <w:pPr>
        <w:rPr>
          <w:ins w:id="156" w:author="Kamran Shaukat" w:date="2022-10-03T20:06:00Z"/>
        </w:rPr>
      </w:pPr>
    </w:p>
    <w:p w14:paraId="7AB826AA" w14:textId="77777777" w:rsidR="00C62E95" w:rsidRDefault="00C62E95" w:rsidP="00C62E95">
      <w:pPr>
        <w:rPr>
          <w:ins w:id="157" w:author="Kamran Shaukat" w:date="2022-10-03T20:06:00Z"/>
        </w:rPr>
      </w:pPr>
      <w:ins w:id="158" w:author="Kamran Shaukat" w:date="2022-10-03T20:06:00Z">
        <w:r>
          <w:lastRenderedPageBreak/>
          <w:t>-x Must say most tables are in BCNF, name and reason 21 (-1.5 mark/table)</w:t>
        </w:r>
      </w:ins>
    </w:p>
    <w:p w14:paraId="05B04FC2" w14:textId="77777777" w:rsidR="00C62E95" w:rsidRDefault="00C62E95" w:rsidP="00C62E95">
      <w:pPr>
        <w:rPr>
          <w:ins w:id="159" w:author="Kamran Shaukat" w:date="2022-10-03T20:06:00Z"/>
        </w:rPr>
      </w:pPr>
      <w:ins w:id="160" w:author="Kamran Shaukat" w:date="2022-10-03T20:06:00Z">
        <w:r>
          <w:t>-x Must start by mentioning the Function Dependency (-1.5 mark/table)</w:t>
        </w:r>
      </w:ins>
    </w:p>
    <w:p w14:paraId="09519940" w14:textId="7289F7E1" w:rsidR="00AB24CC" w:rsidRDefault="00C62E95" w:rsidP="00C62E95">
      <w:ins w:id="161" w:author="Kamran Shaukat" w:date="2022-10-03T20:06:00Z">
        <w:r>
          <w:t>-12 Two examples of normalization up to BCNF (9 for each example)</w:t>
        </w:r>
      </w:ins>
    </w:p>
    <w:sectPr w:rsidR="00AB24CC" w:rsidSect="00E21DA3">
      <w:headerReference w:type="default" r:id="rId11"/>
      <w:footerReference w:type="default" r:id="rId12"/>
      <w:pgSz w:w="11906" w:h="16838"/>
      <w:pgMar w:top="1440" w:right="1440" w:bottom="1440" w:left="1440" w:header="708" w:footer="708" w:gutter="0"/>
      <w:pgBorders w:offsetFrom="page">
        <w:top w:val="single" w:sz="2" w:space="12" w:color="auto"/>
        <w:left w:val="single" w:sz="2" w:space="12" w:color="auto"/>
        <w:bottom w:val="single" w:sz="2" w:space="12" w:color="auto"/>
        <w:right w:val="single" w:sz="2" w:space="12"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6F9B6" w14:textId="77777777" w:rsidR="00777DA9" w:rsidRDefault="00777DA9" w:rsidP="00D8466A">
      <w:pPr>
        <w:spacing w:after="0" w:line="240" w:lineRule="auto"/>
      </w:pPr>
      <w:r>
        <w:separator/>
      </w:r>
    </w:p>
  </w:endnote>
  <w:endnote w:type="continuationSeparator" w:id="0">
    <w:p w14:paraId="6D9937FB" w14:textId="77777777" w:rsidR="00777DA9" w:rsidRDefault="00777DA9" w:rsidP="00D8466A">
      <w:pPr>
        <w:spacing w:after="0" w:line="240" w:lineRule="auto"/>
      </w:pPr>
      <w:r>
        <w:continuationSeparator/>
      </w:r>
    </w:p>
  </w:endnote>
  <w:endnote w:type="continuationNotice" w:id="1">
    <w:p w14:paraId="328EACE7" w14:textId="77777777" w:rsidR="00777DA9" w:rsidRDefault="00777D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A4BD6" w14:textId="079A9408" w:rsidR="004D1714" w:rsidRDefault="004D1714">
    <w:pPr>
      <w:pStyle w:val="Footer"/>
    </w:pPr>
    <w:r>
      <w:tab/>
    </w:r>
    <w:r>
      <w:tab/>
    </w:r>
    <w:r>
      <w:fldChar w:fldCharType="begin"/>
    </w:r>
    <w:r>
      <w:instrText xml:space="preserve"> PAGE   \* MERGEFORMAT </w:instrText>
    </w:r>
    <w:r>
      <w:fldChar w:fldCharType="separate"/>
    </w:r>
    <w:r w:rsidR="00C62E95">
      <w:rPr>
        <w:noProof/>
      </w:rPr>
      <w:t>25</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49D4C" w14:textId="77777777" w:rsidR="00777DA9" w:rsidRDefault="00777DA9" w:rsidP="00D8466A">
      <w:pPr>
        <w:spacing w:after="0" w:line="240" w:lineRule="auto"/>
      </w:pPr>
      <w:r>
        <w:separator/>
      </w:r>
    </w:p>
  </w:footnote>
  <w:footnote w:type="continuationSeparator" w:id="0">
    <w:p w14:paraId="07A66AC9" w14:textId="77777777" w:rsidR="00777DA9" w:rsidRDefault="00777DA9" w:rsidP="00D8466A">
      <w:pPr>
        <w:spacing w:after="0" w:line="240" w:lineRule="auto"/>
      </w:pPr>
      <w:r>
        <w:continuationSeparator/>
      </w:r>
    </w:p>
  </w:footnote>
  <w:footnote w:type="continuationNotice" w:id="1">
    <w:p w14:paraId="4A85C9A2" w14:textId="77777777" w:rsidR="00777DA9" w:rsidRDefault="00777D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D8F5B" w14:textId="3C5DACD2" w:rsidR="00751AF9" w:rsidRDefault="00751AF9" w:rsidP="00751AF9">
    <w:pPr>
      <w:pStyle w:val="Header"/>
      <w:tabs>
        <w:tab w:val="clear" w:pos="4513"/>
        <w:tab w:val="clear" w:pos="9026"/>
        <w:tab w:val="left" w:pos="297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1A2C6E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2516FF"/>
    <w:multiLevelType w:val="hybridMultilevel"/>
    <w:tmpl w:val="C27EE2A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695505"/>
    <w:multiLevelType w:val="hybridMultilevel"/>
    <w:tmpl w:val="CCEAD1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4BF5B18"/>
    <w:multiLevelType w:val="hybridMultilevel"/>
    <w:tmpl w:val="6C207A26"/>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C9F6A89"/>
    <w:multiLevelType w:val="hybridMultilevel"/>
    <w:tmpl w:val="46FE07C6"/>
    <w:lvl w:ilvl="0" w:tplc="7EF0356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0002BB3"/>
    <w:multiLevelType w:val="hybridMultilevel"/>
    <w:tmpl w:val="927E8BCC"/>
    <w:lvl w:ilvl="0" w:tplc="2C46E0B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FC473A3"/>
    <w:multiLevelType w:val="multilevel"/>
    <w:tmpl w:val="1D7A56B0"/>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927227000">
    <w:abstractNumId w:val="1"/>
  </w:num>
  <w:num w:numId="2" w16cid:durableId="178275399">
    <w:abstractNumId w:val="4"/>
  </w:num>
  <w:num w:numId="3" w16cid:durableId="203829154">
    <w:abstractNumId w:val="6"/>
  </w:num>
  <w:num w:numId="4" w16cid:durableId="2030908894">
    <w:abstractNumId w:val="3"/>
  </w:num>
  <w:num w:numId="5" w16cid:durableId="849101928">
    <w:abstractNumId w:val="2"/>
  </w:num>
  <w:num w:numId="6" w16cid:durableId="704598250">
    <w:abstractNumId w:val="5"/>
  </w:num>
  <w:num w:numId="7" w16cid:durableId="7970716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mran Shaukat">
    <w15:presenceInfo w15:providerId="None" w15:userId="Kamran Shauka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QyMzQ2MzIwNzc1M7NU0lEKTi0uzszPAykwrAUAh3ClBiwAAAA="/>
  </w:docVars>
  <w:rsids>
    <w:rsidRoot w:val="00B86C91"/>
    <w:rsid w:val="00000B0E"/>
    <w:rsid w:val="00001350"/>
    <w:rsid w:val="000024FE"/>
    <w:rsid w:val="000040BC"/>
    <w:rsid w:val="00006228"/>
    <w:rsid w:val="0001129B"/>
    <w:rsid w:val="00011E2D"/>
    <w:rsid w:val="000140C4"/>
    <w:rsid w:val="0002597B"/>
    <w:rsid w:val="00026126"/>
    <w:rsid w:val="00027C3D"/>
    <w:rsid w:val="00031CE8"/>
    <w:rsid w:val="0003494B"/>
    <w:rsid w:val="00034A3E"/>
    <w:rsid w:val="000366F4"/>
    <w:rsid w:val="00036E99"/>
    <w:rsid w:val="000407A3"/>
    <w:rsid w:val="00040E41"/>
    <w:rsid w:val="00041FD6"/>
    <w:rsid w:val="000433ED"/>
    <w:rsid w:val="00044647"/>
    <w:rsid w:val="000457BC"/>
    <w:rsid w:val="00046AB5"/>
    <w:rsid w:val="0004721F"/>
    <w:rsid w:val="00047B08"/>
    <w:rsid w:val="0005148E"/>
    <w:rsid w:val="00052097"/>
    <w:rsid w:val="00057CD3"/>
    <w:rsid w:val="00063D81"/>
    <w:rsid w:val="00065450"/>
    <w:rsid w:val="000678B2"/>
    <w:rsid w:val="0007416B"/>
    <w:rsid w:val="00082E20"/>
    <w:rsid w:val="00083408"/>
    <w:rsid w:val="0009061E"/>
    <w:rsid w:val="00091A35"/>
    <w:rsid w:val="00093186"/>
    <w:rsid w:val="000A52C9"/>
    <w:rsid w:val="000A7937"/>
    <w:rsid w:val="000B04F9"/>
    <w:rsid w:val="000B1721"/>
    <w:rsid w:val="000B7AFF"/>
    <w:rsid w:val="000C629F"/>
    <w:rsid w:val="000D2690"/>
    <w:rsid w:val="000D70CA"/>
    <w:rsid w:val="000E0990"/>
    <w:rsid w:val="000E236F"/>
    <w:rsid w:val="000E3DC0"/>
    <w:rsid w:val="000E478E"/>
    <w:rsid w:val="000E4CD4"/>
    <w:rsid w:val="000F106C"/>
    <w:rsid w:val="000F7DE3"/>
    <w:rsid w:val="00100095"/>
    <w:rsid w:val="0010740B"/>
    <w:rsid w:val="00115C66"/>
    <w:rsid w:val="001223E0"/>
    <w:rsid w:val="0012421E"/>
    <w:rsid w:val="00126BD6"/>
    <w:rsid w:val="001335C6"/>
    <w:rsid w:val="0013529C"/>
    <w:rsid w:val="00142F86"/>
    <w:rsid w:val="00152AB3"/>
    <w:rsid w:val="001539BE"/>
    <w:rsid w:val="001569A9"/>
    <w:rsid w:val="00160B43"/>
    <w:rsid w:val="00164A5D"/>
    <w:rsid w:val="00172B96"/>
    <w:rsid w:val="00172C97"/>
    <w:rsid w:val="00176D6E"/>
    <w:rsid w:val="00181AAE"/>
    <w:rsid w:val="00185142"/>
    <w:rsid w:val="0018686A"/>
    <w:rsid w:val="00187D25"/>
    <w:rsid w:val="001A19D4"/>
    <w:rsid w:val="001A36AB"/>
    <w:rsid w:val="001A3ED6"/>
    <w:rsid w:val="001B22F9"/>
    <w:rsid w:val="001B2FE0"/>
    <w:rsid w:val="001B722F"/>
    <w:rsid w:val="001C2A49"/>
    <w:rsid w:val="001D0189"/>
    <w:rsid w:val="001D06A9"/>
    <w:rsid w:val="001D5270"/>
    <w:rsid w:val="001D7C8C"/>
    <w:rsid w:val="001E1042"/>
    <w:rsid w:val="001E594B"/>
    <w:rsid w:val="001E7FAC"/>
    <w:rsid w:val="001F0FA9"/>
    <w:rsid w:val="001F20DF"/>
    <w:rsid w:val="001F5E77"/>
    <w:rsid w:val="002010AD"/>
    <w:rsid w:val="00201CA9"/>
    <w:rsid w:val="00206BBB"/>
    <w:rsid w:val="00212F35"/>
    <w:rsid w:val="0021580B"/>
    <w:rsid w:val="00217B71"/>
    <w:rsid w:val="00220524"/>
    <w:rsid w:val="002207CF"/>
    <w:rsid w:val="00222235"/>
    <w:rsid w:val="00223BF6"/>
    <w:rsid w:val="002354F8"/>
    <w:rsid w:val="002359FB"/>
    <w:rsid w:val="00237605"/>
    <w:rsid w:val="00247F65"/>
    <w:rsid w:val="00252634"/>
    <w:rsid w:val="002529EC"/>
    <w:rsid w:val="00262172"/>
    <w:rsid w:val="00264756"/>
    <w:rsid w:val="002731AE"/>
    <w:rsid w:val="002757AD"/>
    <w:rsid w:val="00283D18"/>
    <w:rsid w:val="00287873"/>
    <w:rsid w:val="00287A92"/>
    <w:rsid w:val="00292444"/>
    <w:rsid w:val="002940C3"/>
    <w:rsid w:val="0029714D"/>
    <w:rsid w:val="002A51BF"/>
    <w:rsid w:val="002B217B"/>
    <w:rsid w:val="002B2ED5"/>
    <w:rsid w:val="002B481E"/>
    <w:rsid w:val="002B57FE"/>
    <w:rsid w:val="002B6FB3"/>
    <w:rsid w:val="002C0C8E"/>
    <w:rsid w:val="002C45BB"/>
    <w:rsid w:val="002D282E"/>
    <w:rsid w:val="002D492D"/>
    <w:rsid w:val="002D4A1C"/>
    <w:rsid w:val="002D6D83"/>
    <w:rsid w:val="002E2FB8"/>
    <w:rsid w:val="00301096"/>
    <w:rsid w:val="0030157C"/>
    <w:rsid w:val="00303DFE"/>
    <w:rsid w:val="0031126C"/>
    <w:rsid w:val="00311F50"/>
    <w:rsid w:val="00311FB3"/>
    <w:rsid w:val="0031271E"/>
    <w:rsid w:val="00316DC5"/>
    <w:rsid w:val="00317AE0"/>
    <w:rsid w:val="003206AF"/>
    <w:rsid w:val="00320DB1"/>
    <w:rsid w:val="00322670"/>
    <w:rsid w:val="003277A6"/>
    <w:rsid w:val="00327F66"/>
    <w:rsid w:val="003326DE"/>
    <w:rsid w:val="00332729"/>
    <w:rsid w:val="003336D4"/>
    <w:rsid w:val="00342242"/>
    <w:rsid w:val="00342800"/>
    <w:rsid w:val="003433A7"/>
    <w:rsid w:val="003438C6"/>
    <w:rsid w:val="00344686"/>
    <w:rsid w:val="0034544A"/>
    <w:rsid w:val="003524C1"/>
    <w:rsid w:val="003556AC"/>
    <w:rsid w:val="00356018"/>
    <w:rsid w:val="00362896"/>
    <w:rsid w:val="0036663C"/>
    <w:rsid w:val="003735F5"/>
    <w:rsid w:val="00374108"/>
    <w:rsid w:val="003831F4"/>
    <w:rsid w:val="00386A45"/>
    <w:rsid w:val="00390688"/>
    <w:rsid w:val="00393553"/>
    <w:rsid w:val="003942B6"/>
    <w:rsid w:val="00394AFF"/>
    <w:rsid w:val="00397A1D"/>
    <w:rsid w:val="003A33A9"/>
    <w:rsid w:val="003A4336"/>
    <w:rsid w:val="003A7B33"/>
    <w:rsid w:val="003B1FA2"/>
    <w:rsid w:val="003B20BF"/>
    <w:rsid w:val="003C1FD2"/>
    <w:rsid w:val="003D0A52"/>
    <w:rsid w:val="003D1DED"/>
    <w:rsid w:val="003E1CDE"/>
    <w:rsid w:val="003E4825"/>
    <w:rsid w:val="003E4CB2"/>
    <w:rsid w:val="003E4F71"/>
    <w:rsid w:val="003E74F2"/>
    <w:rsid w:val="00401D7A"/>
    <w:rsid w:val="0040347E"/>
    <w:rsid w:val="0040726B"/>
    <w:rsid w:val="004133E2"/>
    <w:rsid w:val="00413DE8"/>
    <w:rsid w:val="00421A87"/>
    <w:rsid w:val="00421E8C"/>
    <w:rsid w:val="0042291E"/>
    <w:rsid w:val="00425938"/>
    <w:rsid w:val="00430B1A"/>
    <w:rsid w:val="00434046"/>
    <w:rsid w:val="004345EB"/>
    <w:rsid w:val="004450E5"/>
    <w:rsid w:val="00446EF0"/>
    <w:rsid w:val="0045005B"/>
    <w:rsid w:val="00451166"/>
    <w:rsid w:val="004526AA"/>
    <w:rsid w:val="00462909"/>
    <w:rsid w:val="00463A09"/>
    <w:rsid w:val="0046474F"/>
    <w:rsid w:val="0046568F"/>
    <w:rsid w:val="00466E9E"/>
    <w:rsid w:val="004672B5"/>
    <w:rsid w:val="004676FD"/>
    <w:rsid w:val="00473E89"/>
    <w:rsid w:val="004742E6"/>
    <w:rsid w:val="004765CE"/>
    <w:rsid w:val="00480645"/>
    <w:rsid w:val="00487EB2"/>
    <w:rsid w:val="0049167E"/>
    <w:rsid w:val="00496967"/>
    <w:rsid w:val="004A01BB"/>
    <w:rsid w:val="004A1536"/>
    <w:rsid w:val="004A5660"/>
    <w:rsid w:val="004A6FDD"/>
    <w:rsid w:val="004B17BD"/>
    <w:rsid w:val="004B324A"/>
    <w:rsid w:val="004B68E1"/>
    <w:rsid w:val="004B69CB"/>
    <w:rsid w:val="004B764B"/>
    <w:rsid w:val="004C00B2"/>
    <w:rsid w:val="004C6571"/>
    <w:rsid w:val="004C7595"/>
    <w:rsid w:val="004D1714"/>
    <w:rsid w:val="004D2228"/>
    <w:rsid w:val="004D59F9"/>
    <w:rsid w:val="004D7562"/>
    <w:rsid w:val="004E3340"/>
    <w:rsid w:val="004E544A"/>
    <w:rsid w:val="004E67E8"/>
    <w:rsid w:val="005001C8"/>
    <w:rsid w:val="00501070"/>
    <w:rsid w:val="005061BB"/>
    <w:rsid w:val="00506736"/>
    <w:rsid w:val="00506924"/>
    <w:rsid w:val="00506BE9"/>
    <w:rsid w:val="00510AA1"/>
    <w:rsid w:val="00511172"/>
    <w:rsid w:val="00512F00"/>
    <w:rsid w:val="00516F3E"/>
    <w:rsid w:val="0052053A"/>
    <w:rsid w:val="005217C6"/>
    <w:rsid w:val="00522B81"/>
    <w:rsid w:val="00522C09"/>
    <w:rsid w:val="0053363C"/>
    <w:rsid w:val="0053617B"/>
    <w:rsid w:val="00536EFF"/>
    <w:rsid w:val="0053770F"/>
    <w:rsid w:val="005402FF"/>
    <w:rsid w:val="00542696"/>
    <w:rsid w:val="00545259"/>
    <w:rsid w:val="005471B6"/>
    <w:rsid w:val="00547591"/>
    <w:rsid w:val="00550767"/>
    <w:rsid w:val="00551336"/>
    <w:rsid w:val="00552133"/>
    <w:rsid w:val="00554498"/>
    <w:rsid w:val="005601E9"/>
    <w:rsid w:val="00565DC9"/>
    <w:rsid w:val="0056620A"/>
    <w:rsid w:val="00570624"/>
    <w:rsid w:val="00573DF9"/>
    <w:rsid w:val="00576C7D"/>
    <w:rsid w:val="00582828"/>
    <w:rsid w:val="00584766"/>
    <w:rsid w:val="00593D51"/>
    <w:rsid w:val="00594F81"/>
    <w:rsid w:val="005A2B5A"/>
    <w:rsid w:val="005A3538"/>
    <w:rsid w:val="005A4D11"/>
    <w:rsid w:val="005A7CAC"/>
    <w:rsid w:val="005B0B24"/>
    <w:rsid w:val="005C47A4"/>
    <w:rsid w:val="005C4F83"/>
    <w:rsid w:val="005C575C"/>
    <w:rsid w:val="005C6C5E"/>
    <w:rsid w:val="005D41AD"/>
    <w:rsid w:val="005D691E"/>
    <w:rsid w:val="005D7431"/>
    <w:rsid w:val="005D798E"/>
    <w:rsid w:val="005E0AD3"/>
    <w:rsid w:val="005E6102"/>
    <w:rsid w:val="005E71D1"/>
    <w:rsid w:val="005E7A21"/>
    <w:rsid w:val="005F5966"/>
    <w:rsid w:val="00613A98"/>
    <w:rsid w:val="00614F51"/>
    <w:rsid w:val="006176EF"/>
    <w:rsid w:val="0061786D"/>
    <w:rsid w:val="00621B79"/>
    <w:rsid w:val="00622ED5"/>
    <w:rsid w:val="006311FB"/>
    <w:rsid w:val="00634B10"/>
    <w:rsid w:val="00634D16"/>
    <w:rsid w:val="00635ECC"/>
    <w:rsid w:val="0065004A"/>
    <w:rsid w:val="006602EB"/>
    <w:rsid w:val="00662A22"/>
    <w:rsid w:val="00665C45"/>
    <w:rsid w:val="006769D0"/>
    <w:rsid w:val="00681683"/>
    <w:rsid w:val="00681E14"/>
    <w:rsid w:val="00681FF6"/>
    <w:rsid w:val="00683E0C"/>
    <w:rsid w:val="00692769"/>
    <w:rsid w:val="0069488C"/>
    <w:rsid w:val="00695D03"/>
    <w:rsid w:val="006A2395"/>
    <w:rsid w:val="006A48A8"/>
    <w:rsid w:val="006A58CA"/>
    <w:rsid w:val="006B24E8"/>
    <w:rsid w:val="006B7732"/>
    <w:rsid w:val="006C2305"/>
    <w:rsid w:val="006C2E86"/>
    <w:rsid w:val="006C329B"/>
    <w:rsid w:val="006C37A8"/>
    <w:rsid w:val="006C52D6"/>
    <w:rsid w:val="006D0261"/>
    <w:rsid w:val="006D03DC"/>
    <w:rsid w:val="006D4ADC"/>
    <w:rsid w:val="006D60D1"/>
    <w:rsid w:val="006D7073"/>
    <w:rsid w:val="006E2E43"/>
    <w:rsid w:val="006E64AB"/>
    <w:rsid w:val="006F1353"/>
    <w:rsid w:val="006F1B02"/>
    <w:rsid w:val="006F297A"/>
    <w:rsid w:val="006F48F5"/>
    <w:rsid w:val="006F5AE9"/>
    <w:rsid w:val="00700A90"/>
    <w:rsid w:val="00713B19"/>
    <w:rsid w:val="00714CC0"/>
    <w:rsid w:val="007157B3"/>
    <w:rsid w:val="0071779A"/>
    <w:rsid w:val="00721148"/>
    <w:rsid w:val="00724E60"/>
    <w:rsid w:val="00726109"/>
    <w:rsid w:val="007263D2"/>
    <w:rsid w:val="007339E8"/>
    <w:rsid w:val="00733B69"/>
    <w:rsid w:val="00735918"/>
    <w:rsid w:val="00740F79"/>
    <w:rsid w:val="0074451F"/>
    <w:rsid w:val="007518CB"/>
    <w:rsid w:val="00751AF9"/>
    <w:rsid w:val="00752BF5"/>
    <w:rsid w:val="007530F0"/>
    <w:rsid w:val="0075376D"/>
    <w:rsid w:val="0076074C"/>
    <w:rsid w:val="00764748"/>
    <w:rsid w:val="00766913"/>
    <w:rsid w:val="00770C08"/>
    <w:rsid w:val="00772B6E"/>
    <w:rsid w:val="007741BC"/>
    <w:rsid w:val="00776986"/>
    <w:rsid w:val="00776AA4"/>
    <w:rsid w:val="00777DA9"/>
    <w:rsid w:val="00780881"/>
    <w:rsid w:val="00783817"/>
    <w:rsid w:val="007876A9"/>
    <w:rsid w:val="007900F6"/>
    <w:rsid w:val="007908AB"/>
    <w:rsid w:val="007913B4"/>
    <w:rsid w:val="00793F7A"/>
    <w:rsid w:val="007958A7"/>
    <w:rsid w:val="007A0CAE"/>
    <w:rsid w:val="007A38A8"/>
    <w:rsid w:val="007A4536"/>
    <w:rsid w:val="007A7CA6"/>
    <w:rsid w:val="007B0190"/>
    <w:rsid w:val="007B020C"/>
    <w:rsid w:val="007B724B"/>
    <w:rsid w:val="007C14FD"/>
    <w:rsid w:val="007C4F8A"/>
    <w:rsid w:val="007C6B95"/>
    <w:rsid w:val="007D0FE4"/>
    <w:rsid w:val="007D1F17"/>
    <w:rsid w:val="007D53F3"/>
    <w:rsid w:val="007E11F5"/>
    <w:rsid w:val="007E4B0A"/>
    <w:rsid w:val="007F0D80"/>
    <w:rsid w:val="007F310B"/>
    <w:rsid w:val="007F34E2"/>
    <w:rsid w:val="007F54B3"/>
    <w:rsid w:val="007F5550"/>
    <w:rsid w:val="007F7D91"/>
    <w:rsid w:val="00803703"/>
    <w:rsid w:val="00806015"/>
    <w:rsid w:val="00806C84"/>
    <w:rsid w:val="008123EA"/>
    <w:rsid w:val="008146CC"/>
    <w:rsid w:val="00814F37"/>
    <w:rsid w:val="00815222"/>
    <w:rsid w:val="00817769"/>
    <w:rsid w:val="0081794A"/>
    <w:rsid w:val="00823233"/>
    <w:rsid w:val="00826A30"/>
    <w:rsid w:val="00826D8E"/>
    <w:rsid w:val="00827607"/>
    <w:rsid w:val="00827D63"/>
    <w:rsid w:val="008403C4"/>
    <w:rsid w:val="00840C73"/>
    <w:rsid w:val="008451AF"/>
    <w:rsid w:val="00845F52"/>
    <w:rsid w:val="00850EFD"/>
    <w:rsid w:val="00852D79"/>
    <w:rsid w:val="00857D76"/>
    <w:rsid w:val="008609CE"/>
    <w:rsid w:val="0086315B"/>
    <w:rsid w:val="00863B84"/>
    <w:rsid w:val="00864891"/>
    <w:rsid w:val="00865A18"/>
    <w:rsid w:val="00873108"/>
    <w:rsid w:val="00873768"/>
    <w:rsid w:val="008806D5"/>
    <w:rsid w:val="008815DD"/>
    <w:rsid w:val="008915FF"/>
    <w:rsid w:val="00892EF0"/>
    <w:rsid w:val="00894D08"/>
    <w:rsid w:val="00896D6D"/>
    <w:rsid w:val="00897824"/>
    <w:rsid w:val="008A145A"/>
    <w:rsid w:val="008A706C"/>
    <w:rsid w:val="008A793C"/>
    <w:rsid w:val="008A7D8A"/>
    <w:rsid w:val="008C1115"/>
    <w:rsid w:val="008C1C22"/>
    <w:rsid w:val="008C66F4"/>
    <w:rsid w:val="008D352B"/>
    <w:rsid w:val="008D354B"/>
    <w:rsid w:val="008D4EC1"/>
    <w:rsid w:val="008D7522"/>
    <w:rsid w:val="008E229B"/>
    <w:rsid w:val="008E34C3"/>
    <w:rsid w:val="008E6C54"/>
    <w:rsid w:val="008F21F3"/>
    <w:rsid w:val="008F24B3"/>
    <w:rsid w:val="008F39C5"/>
    <w:rsid w:val="008F530E"/>
    <w:rsid w:val="008F554F"/>
    <w:rsid w:val="009026E4"/>
    <w:rsid w:val="00902862"/>
    <w:rsid w:val="0090624F"/>
    <w:rsid w:val="009063F0"/>
    <w:rsid w:val="0090645A"/>
    <w:rsid w:val="00906647"/>
    <w:rsid w:val="0090794D"/>
    <w:rsid w:val="00910B73"/>
    <w:rsid w:val="00911275"/>
    <w:rsid w:val="00917C7E"/>
    <w:rsid w:val="0093348E"/>
    <w:rsid w:val="0093421D"/>
    <w:rsid w:val="009342F0"/>
    <w:rsid w:val="0093796B"/>
    <w:rsid w:val="009405AD"/>
    <w:rsid w:val="009415C3"/>
    <w:rsid w:val="009416EF"/>
    <w:rsid w:val="0094245E"/>
    <w:rsid w:val="00944994"/>
    <w:rsid w:val="00946114"/>
    <w:rsid w:val="009529C9"/>
    <w:rsid w:val="00964D03"/>
    <w:rsid w:val="0096573F"/>
    <w:rsid w:val="00965CC6"/>
    <w:rsid w:val="00965F6A"/>
    <w:rsid w:val="009700A5"/>
    <w:rsid w:val="0097161D"/>
    <w:rsid w:val="009725BC"/>
    <w:rsid w:val="00972A89"/>
    <w:rsid w:val="00980BB4"/>
    <w:rsid w:val="0099146D"/>
    <w:rsid w:val="0099158B"/>
    <w:rsid w:val="00991D27"/>
    <w:rsid w:val="00993BB6"/>
    <w:rsid w:val="009970F5"/>
    <w:rsid w:val="00997F90"/>
    <w:rsid w:val="009A2746"/>
    <w:rsid w:val="009A34CE"/>
    <w:rsid w:val="009B3ACB"/>
    <w:rsid w:val="009B5050"/>
    <w:rsid w:val="009B6915"/>
    <w:rsid w:val="009B7A7A"/>
    <w:rsid w:val="009C0168"/>
    <w:rsid w:val="009C102F"/>
    <w:rsid w:val="009C6009"/>
    <w:rsid w:val="009C63D6"/>
    <w:rsid w:val="009D0EF7"/>
    <w:rsid w:val="009D61C0"/>
    <w:rsid w:val="009D733D"/>
    <w:rsid w:val="009D7B17"/>
    <w:rsid w:val="009E1065"/>
    <w:rsid w:val="009E4848"/>
    <w:rsid w:val="009E6387"/>
    <w:rsid w:val="009E7A3D"/>
    <w:rsid w:val="009F280A"/>
    <w:rsid w:val="009F5041"/>
    <w:rsid w:val="009F76A4"/>
    <w:rsid w:val="00A004DD"/>
    <w:rsid w:val="00A02C12"/>
    <w:rsid w:val="00A120FE"/>
    <w:rsid w:val="00A12464"/>
    <w:rsid w:val="00A13F6C"/>
    <w:rsid w:val="00A1407F"/>
    <w:rsid w:val="00A20E3D"/>
    <w:rsid w:val="00A21640"/>
    <w:rsid w:val="00A25E39"/>
    <w:rsid w:val="00A26D77"/>
    <w:rsid w:val="00A273F8"/>
    <w:rsid w:val="00A33768"/>
    <w:rsid w:val="00A33AC2"/>
    <w:rsid w:val="00A37A90"/>
    <w:rsid w:val="00A40A37"/>
    <w:rsid w:val="00A42186"/>
    <w:rsid w:val="00A425F8"/>
    <w:rsid w:val="00A54713"/>
    <w:rsid w:val="00A5717B"/>
    <w:rsid w:val="00A6075D"/>
    <w:rsid w:val="00A610B6"/>
    <w:rsid w:val="00A62329"/>
    <w:rsid w:val="00A643C2"/>
    <w:rsid w:val="00A67F1D"/>
    <w:rsid w:val="00A71435"/>
    <w:rsid w:val="00A83404"/>
    <w:rsid w:val="00A87098"/>
    <w:rsid w:val="00A93DF5"/>
    <w:rsid w:val="00A97BF4"/>
    <w:rsid w:val="00AA2BE5"/>
    <w:rsid w:val="00AA49B9"/>
    <w:rsid w:val="00AA63C0"/>
    <w:rsid w:val="00AB1EB1"/>
    <w:rsid w:val="00AB24CC"/>
    <w:rsid w:val="00AB41C0"/>
    <w:rsid w:val="00AB5FB1"/>
    <w:rsid w:val="00AC20D1"/>
    <w:rsid w:val="00AC3955"/>
    <w:rsid w:val="00AC4501"/>
    <w:rsid w:val="00AC4989"/>
    <w:rsid w:val="00AC561F"/>
    <w:rsid w:val="00AD1433"/>
    <w:rsid w:val="00AD55B6"/>
    <w:rsid w:val="00AD61BD"/>
    <w:rsid w:val="00AE2BFE"/>
    <w:rsid w:val="00AE336F"/>
    <w:rsid w:val="00AE4217"/>
    <w:rsid w:val="00AE6026"/>
    <w:rsid w:val="00AE6AC2"/>
    <w:rsid w:val="00AF217B"/>
    <w:rsid w:val="00AF5E4D"/>
    <w:rsid w:val="00B0124B"/>
    <w:rsid w:val="00B0188B"/>
    <w:rsid w:val="00B030BC"/>
    <w:rsid w:val="00B041D4"/>
    <w:rsid w:val="00B04D4F"/>
    <w:rsid w:val="00B119A7"/>
    <w:rsid w:val="00B154B9"/>
    <w:rsid w:val="00B16AE1"/>
    <w:rsid w:val="00B2047A"/>
    <w:rsid w:val="00B37104"/>
    <w:rsid w:val="00B40EBF"/>
    <w:rsid w:val="00B4149C"/>
    <w:rsid w:val="00B415BE"/>
    <w:rsid w:val="00B53AF4"/>
    <w:rsid w:val="00B557EE"/>
    <w:rsid w:val="00B55B04"/>
    <w:rsid w:val="00B55CFC"/>
    <w:rsid w:val="00B57382"/>
    <w:rsid w:val="00B632F9"/>
    <w:rsid w:val="00B6365B"/>
    <w:rsid w:val="00B70F67"/>
    <w:rsid w:val="00B74AD6"/>
    <w:rsid w:val="00B755FE"/>
    <w:rsid w:val="00B8086A"/>
    <w:rsid w:val="00B84B43"/>
    <w:rsid w:val="00B85B91"/>
    <w:rsid w:val="00B860F7"/>
    <w:rsid w:val="00B86C91"/>
    <w:rsid w:val="00B871D4"/>
    <w:rsid w:val="00B87C07"/>
    <w:rsid w:val="00B925E4"/>
    <w:rsid w:val="00B93547"/>
    <w:rsid w:val="00B94707"/>
    <w:rsid w:val="00BA1AE3"/>
    <w:rsid w:val="00BA6855"/>
    <w:rsid w:val="00BA6DC9"/>
    <w:rsid w:val="00BA7243"/>
    <w:rsid w:val="00BB5CEF"/>
    <w:rsid w:val="00BC0440"/>
    <w:rsid w:val="00BD6436"/>
    <w:rsid w:val="00BD675C"/>
    <w:rsid w:val="00BD7432"/>
    <w:rsid w:val="00BE128A"/>
    <w:rsid w:val="00BE1A83"/>
    <w:rsid w:val="00BE3ACE"/>
    <w:rsid w:val="00BE4526"/>
    <w:rsid w:val="00BF53DC"/>
    <w:rsid w:val="00C01BC9"/>
    <w:rsid w:val="00C06414"/>
    <w:rsid w:val="00C101DC"/>
    <w:rsid w:val="00C1026F"/>
    <w:rsid w:val="00C14F7B"/>
    <w:rsid w:val="00C16E10"/>
    <w:rsid w:val="00C219D9"/>
    <w:rsid w:val="00C25145"/>
    <w:rsid w:val="00C326B7"/>
    <w:rsid w:val="00C343DC"/>
    <w:rsid w:val="00C34CE8"/>
    <w:rsid w:val="00C3660E"/>
    <w:rsid w:val="00C423B7"/>
    <w:rsid w:val="00C42862"/>
    <w:rsid w:val="00C52C6D"/>
    <w:rsid w:val="00C54BC8"/>
    <w:rsid w:val="00C611E2"/>
    <w:rsid w:val="00C621B1"/>
    <w:rsid w:val="00C621F8"/>
    <w:rsid w:val="00C62E95"/>
    <w:rsid w:val="00C73201"/>
    <w:rsid w:val="00C74F58"/>
    <w:rsid w:val="00C76962"/>
    <w:rsid w:val="00C77C1C"/>
    <w:rsid w:val="00C8119C"/>
    <w:rsid w:val="00C872C3"/>
    <w:rsid w:val="00C96641"/>
    <w:rsid w:val="00CA655A"/>
    <w:rsid w:val="00CA6943"/>
    <w:rsid w:val="00CA6F8F"/>
    <w:rsid w:val="00CB0DFC"/>
    <w:rsid w:val="00CB457C"/>
    <w:rsid w:val="00CB7CC0"/>
    <w:rsid w:val="00CC3A82"/>
    <w:rsid w:val="00CC73CB"/>
    <w:rsid w:val="00CC7689"/>
    <w:rsid w:val="00CD17FB"/>
    <w:rsid w:val="00CD4881"/>
    <w:rsid w:val="00CD6DAB"/>
    <w:rsid w:val="00CD76A9"/>
    <w:rsid w:val="00CE087E"/>
    <w:rsid w:val="00CE0AFC"/>
    <w:rsid w:val="00CE572D"/>
    <w:rsid w:val="00CE68A6"/>
    <w:rsid w:val="00CE7453"/>
    <w:rsid w:val="00CF00E8"/>
    <w:rsid w:val="00CF5715"/>
    <w:rsid w:val="00D001B7"/>
    <w:rsid w:val="00D078D8"/>
    <w:rsid w:val="00D116F1"/>
    <w:rsid w:val="00D13F29"/>
    <w:rsid w:val="00D24BE0"/>
    <w:rsid w:val="00D26259"/>
    <w:rsid w:val="00D30BEE"/>
    <w:rsid w:val="00D3284F"/>
    <w:rsid w:val="00D370FD"/>
    <w:rsid w:val="00D43176"/>
    <w:rsid w:val="00D445DA"/>
    <w:rsid w:val="00D519D9"/>
    <w:rsid w:val="00D56817"/>
    <w:rsid w:val="00D57964"/>
    <w:rsid w:val="00D6228E"/>
    <w:rsid w:val="00D711B3"/>
    <w:rsid w:val="00D71540"/>
    <w:rsid w:val="00D71A22"/>
    <w:rsid w:val="00D72D6F"/>
    <w:rsid w:val="00D746E9"/>
    <w:rsid w:val="00D75D04"/>
    <w:rsid w:val="00D77E4E"/>
    <w:rsid w:val="00D811B0"/>
    <w:rsid w:val="00D8466A"/>
    <w:rsid w:val="00D900AA"/>
    <w:rsid w:val="00D91540"/>
    <w:rsid w:val="00D919D8"/>
    <w:rsid w:val="00D929B9"/>
    <w:rsid w:val="00D944B0"/>
    <w:rsid w:val="00D972A0"/>
    <w:rsid w:val="00DA59F5"/>
    <w:rsid w:val="00DA5ABE"/>
    <w:rsid w:val="00DA67BD"/>
    <w:rsid w:val="00DC73B8"/>
    <w:rsid w:val="00DD0AD1"/>
    <w:rsid w:val="00DD284D"/>
    <w:rsid w:val="00DD30D4"/>
    <w:rsid w:val="00DE5365"/>
    <w:rsid w:val="00E04514"/>
    <w:rsid w:val="00E15102"/>
    <w:rsid w:val="00E15A8F"/>
    <w:rsid w:val="00E16AAA"/>
    <w:rsid w:val="00E20124"/>
    <w:rsid w:val="00E21DA3"/>
    <w:rsid w:val="00E2471D"/>
    <w:rsid w:val="00E26BEE"/>
    <w:rsid w:val="00E33483"/>
    <w:rsid w:val="00E42FE5"/>
    <w:rsid w:val="00E4367F"/>
    <w:rsid w:val="00E4752B"/>
    <w:rsid w:val="00E501A7"/>
    <w:rsid w:val="00E50D15"/>
    <w:rsid w:val="00E52046"/>
    <w:rsid w:val="00E53F00"/>
    <w:rsid w:val="00E6071D"/>
    <w:rsid w:val="00E6195B"/>
    <w:rsid w:val="00E627DB"/>
    <w:rsid w:val="00E62D09"/>
    <w:rsid w:val="00E655B5"/>
    <w:rsid w:val="00E658F1"/>
    <w:rsid w:val="00E67500"/>
    <w:rsid w:val="00E677DF"/>
    <w:rsid w:val="00E73BBF"/>
    <w:rsid w:val="00E765E9"/>
    <w:rsid w:val="00E77E15"/>
    <w:rsid w:val="00E77FFA"/>
    <w:rsid w:val="00E8039F"/>
    <w:rsid w:val="00E81946"/>
    <w:rsid w:val="00E8551B"/>
    <w:rsid w:val="00E920B0"/>
    <w:rsid w:val="00E92D9B"/>
    <w:rsid w:val="00E9720C"/>
    <w:rsid w:val="00EA0007"/>
    <w:rsid w:val="00EA3AC5"/>
    <w:rsid w:val="00EB0E2A"/>
    <w:rsid w:val="00EB639C"/>
    <w:rsid w:val="00EC2CE7"/>
    <w:rsid w:val="00EC35D0"/>
    <w:rsid w:val="00EC498B"/>
    <w:rsid w:val="00ED076B"/>
    <w:rsid w:val="00ED24F7"/>
    <w:rsid w:val="00EE177C"/>
    <w:rsid w:val="00EF147C"/>
    <w:rsid w:val="00F03FDC"/>
    <w:rsid w:val="00F07F97"/>
    <w:rsid w:val="00F124FE"/>
    <w:rsid w:val="00F13420"/>
    <w:rsid w:val="00F1435E"/>
    <w:rsid w:val="00F20D8E"/>
    <w:rsid w:val="00F213B1"/>
    <w:rsid w:val="00F27F75"/>
    <w:rsid w:val="00F34107"/>
    <w:rsid w:val="00F3456C"/>
    <w:rsid w:val="00F419F3"/>
    <w:rsid w:val="00F423E6"/>
    <w:rsid w:val="00F4345F"/>
    <w:rsid w:val="00F47F5A"/>
    <w:rsid w:val="00F51037"/>
    <w:rsid w:val="00F626C9"/>
    <w:rsid w:val="00F63649"/>
    <w:rsid w:val="00F650BD"/>
    <w:rsid w:val="00F653B4"/>
    <w:rsid w:val="00F659BF"/>
    <w:rsid w:val="00F67D2E"/>
    <w:rsid w:val="00F70BEC"/>
    <w:rsid w:val="00F71E7B"/>
    <w:rsid w:val="00F72454"/>
    <w:rsid w:val="00F72477"/>
    <w:rsid w:val="00F815D3"/>
    <w:rsid w:val="00F84B22"/>
    <w:rsid w:val="00F871E1"/>
    <w:rsid w:val="00F87534"/>
    <w:rsid w:val="00F90AAF"/>
    <w:rsid w:val="00F918CA"/>
    <w:rsid w:val="00F969C9"/>
    <w:rsid w:val="00FA0E9A"/>
    <w:rsid w:val="00FB224F"/>
    <w:rsid w:val="00FC32FE"/>
    <w:rsid w:val="00FC59CC"/>
    <w:rsid w:val="00FD4655"/>
    <w:rsid w:val="00FD5AF2"/>
    <w:rsid w:val="00FE3EB2"/>
    <w:rsid w:val="00FE430E"/>
    <w:rsid w:val="00FE6730"/>
    <w:rsid w:val="00FF0EBC"/>
    <w:rsid w:val="00FF14E7"/>
    <w:rsid w:val="01C7AE91"/>
    <w:rsid w:val="0E5AF82D"/>
    <w:rsid w:val="25189C18"/>
    <w:rsid w:val="5FEB85AA"/>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507DA74"/>
  <w15:chartTrackingRefBased/>
  <w15:docId w15:val="{DDE18486-60FF-430D-A256-DFD126901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5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F7D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87C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92769"/>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val="en-US" w:eastAsia="en-US"/>
    </w:rPr>
  </w:style>
  <w:style w:type="character" w:customStyle="1" w:styleId="TitleChar">
    <w:name w:val="Title Char"/>
    <w:basedOn w:val="DefaultParagraphFont"/>
    <w:link w:val="Title"/>
    <w:uiPriority w:val="10"/>
    <w:rsid w:val="00692769"/>
    <w:rPr>
      <w:rFonts w:asciiTheme="majorHAnsi" w:eastAsiaTheme="majorEastAsia" w:hAnsiTheme="majorHAnsi" w:cstheme="majorBidi"/>
      <w:color w:val="404040" w:themeColor="text1" w:themeTint="BF"/>
      <w:spacing w:val="-10"/>
      <w:kern w:val="28"/>
      <w:sz w:val="56"/>
      <w:szCs w:val="56"/>
      <w:lang w:val="en-US" w:eastAsia="en-US"/>
    </w:rPr>
  </w:style>
  <w:style w:type="paragraph" w:styleId="Subtitle">
    <w:name w:val="Subtitle"/>
    <w:basedOn w:val="Normal"/>
    <w:next w:val="Normal"/>
    <w:link w:val="SubtitleChar"/>
    <w:uiPriority w:val="11"/>
    <w:qFormat/>
    <w:rsid w:val="00692769"/>
    <w:pPr>
      <w:numPr>
        <w:ilvl w:val="1"/>
      </w:numPr>
    </w:pPr>
    <w:rPr>
      <w:rFonts w:cs="Times New Roman"/>
      <w:color w:val="5A5A5A" w:themeColor="text1" w:themeTint="A5"/>
      <w:spacing w:val="15"/>
      <w:lang w:val="en-US" w:eastAsia="en-US"/>
    </w:rPr>
  </w:style>
  <w:style w:type="character" w:customStyle="1" w:styleId="SubtitleChar">
    <w:name w:val="Subtitle Char"/>
    <w:basedOn w:val="DefaultParagraphFont"/>
    <w:link w:val="Subtitle"/>
    <w:uiPriority w:val="11"/>
    <w:rsid w:val="00692769"/>
    <w:rPr>
      <w:rFonts w:cs="Times New Roman"/>
      <w:color w:val="5A5A5A" w:themeColor="text1" w:themeTint="A5"/>
      <w:spacing w:val="15"/>
      <w:lang w:val="en-US" w:eastAsia="en-US"/>
    </w:rPr>
  </w:style>
  <w:style w:type="character" w:customStyle="1" w:styleId="Heading1Char">
    <w:name w:val="Heading 1 Char"/>
    <w:basedOn w:val="DefaultParagraphFont"/>
    <w:link w:val="Heading1"/>
    <w:uiPriority w:val="9"/>
    <w:rsid w:val="007F555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F5550"/>
    <w:pPr>
      <w:outlineLvl w:val="9"/>
    </w:pPr>
    <w:rPr>
      <w:lang w:val="en-US" w:eastAsia="en-US"/>
    </w:rPr>
  </w:style>
  <w:style w:type="paragraph" w:customStyle="1" w:styleId="Default">
    <w:name w:val="Default"/>
    <w:rsid w:val="0034468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0F7DE3"/>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F7DE3"/>
    <w:pPr>
      <w:ind w:left="720"/>
      <w:contextualSpacing/>
    </w:pPr>
  </w:style>
  <w:style w:type="paragraph" w:styleId="TOC1">
    <w:name w:val="toc 1"/>
    <w:basedOn w:val="Normal"/>
    <w:next w:val="Normal"/>
    <w:autoRedefine/>
    <w:uiPriority w:val="39"/>
    <w:unhideWhenUsed/>
    <w:rsid w:val="00CC7689"/>
    <w:pPr>
      <w:spacing w:after="100"/>
    </w:pPr>
  </w:style>
  <w:style w:type="paragraph" w:styleId="TOC2">
    <w:name w:val="toc 2"/>
    <w:basedOn w:val="Normal"/>
    <w:next w:val="Normal"/>
    <w:autoRedefine/>
    <w:uiPriority w:val="39"/>
    <w:unhideWhenUsed/>
    <w:rsid w:val="00CC7689"/>
    <w:pPr>
      <w:spacing w:after="100"/>
      <w:ind w:left="220"/>
    </w:pPr>
  </w:style>
  <w:style w:type="character" w:styleId="Hyperlink">
    <w:name w:val="Hyperlink"/>
    <w:basedOn w:val="DefaultParagraphFont"/>
    <w:uiPriority w:val="99"/>
    <w:unhideWhenUsed/>
    <w:rsid w:val="00CC7689"/>
    <w:rPr>
      <w:color w:val="0563C1" w:themeColor="hyperlink"/>
      <w:u w:val="single"/>
    </w:rPr>
  </w:style>
  <w:style w:type="table" w:styleId="TableGrid">
    <w:name w:val="Table Grid"/>
    <w:basedOn w:val="TableNormal"/>
    <w:uiPriority w:val="39"/>
    <w:rsid w:val="005E61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55B04"/>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B87C07"/>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E6195B"/>
    <w:pPr>
      <w:spacing w:after="100"/>
      <w:ind w:left="440"/>
    </w:pPr>
  </w:style>
  <w:style w:type="paragraph" w:styleId="Header">
    <w:name w:val="header"/>
    <w:basedOn w:val="Normal"/>
    <w:link w:val="HeaderChar"/>
    <w:uiPriority w:val="99"/>
    <w:unhideWhenUsed/>
    <w:rsid w:val="00D846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466A"/>
  </w:style>
  <w:style w:type="paragraph" w:styleId="Footer">
    <w:name w:val="footer"/>
    <w:basedOn w:val="Normal"/>
    <w:link w:val="FooterChar"/>
    <w:uiPriority w:val="99"/>
    <w:unhideWhenUsed/>
    <w:rsid w:val="00D846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466A"/>
  </w:style>
  <w:style w:type="paragraph" w:styleId="ListBullet">
    <w:name w:val="List Bullet"/>
    <w:basedOn w:val="Normal"/>
    <w:uiPriority w:val="99"/>
    <w:unhideWhenUsed/>
    <w:rsid w:val="007A4536"/>
    <w:pPr>
      <w:numPr>
        <w:numId w:val="7"/>
      </w:numPr>
      <w:contextualSpacing/>
    </w:pPr>
  </w:style>
  <w:style w:type="paragraph" w:styleId="Revision">
    <w:name w:val="Revision"/>
    <w:hidden/>
    <w:uiPriority w:val="99"/>
    <w:semiHidden/>
    <w:rsid w:val="0053363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package" Target="embeddings/Microsoft_Visio_Drawing.vsdx"/><Relationship Id="rId4" Type="http://schemas.openxmlformats.org/officeDocument/2006/relationships/styles" Target="styles.xml"/><Relationship Id="rId9" Type="http://schemas.openxmlformats.org/officeDocument/2006/relationships/image" Target="media/image1.emf"/><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By Patrick Holt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B96EF0-E610-42FA-A91A-C8E96AA78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5269</Words>
  <Characters>30035</Characters>
  <Application>Microsoft Office Word</Application>
  <DocSecurity>0</DocSecurity>
  <Lines>250</Lines>
  <Paragraphs>70</Paragraphs>
  <ScaleCrop>false</ScaleCrop>
  <Company/>
  <LinksUpToDate>false</LinksUpToDate>
  <CharactersWithSpaces>35234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SDS Resource Management Database Design Project</dc:title>
  <dc:subject>Assignment 2</dc:subject>
  <dc:creator>Patrick Holt</dc:creator>
  <cp:keywords/>
  <dc:description/>
  <cp:lastModifiedBy>Patrick Holt</cp:lastModifiedBy>
  <cp:revision>599</cp:revision>
  <dcterms:created xsi:type="dcterms:W3CDTF">2022-09-06T00:12:00Z</dcterms:created>
  <dcterms:modified xsi:type="dcterms:W3CDTF">2022-11-09T07:48:00Z</dcterms:modified>
</cp:coreProperties>
</file>